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7301EE" w14:paraId="56FE6748" w14:textId="77777777" w:rsidTr="00A80A5A">
        <w:tc>
          <w:tcPr>
            <w:tcW w:w="9350" w:type="dxa"/>
          </w:tcPr>
          <w:p w14:paraId="11CF4107" w14:textId="30F20D44" w:rsidR="007301EE" w:rsidRDefault="007301EE" w:rsidP="005F247A">
            <w:pPr>
              <w:jc w:val="center"/>
              <w:rPr>
                <w:rFonts w:ascii="Trebuchet MS" w:hAnsi="Trebuchet MS"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50F3C93C" wp14:editId="5B65B956">
                  <wp:extent cx="3408045" cy="716280"/>
                  <wp:effectExtent l="0" t="0" r="1905" b="7620"/>
                  <wp:docPr id="12" name="Picture 12" descr="Sistem Verifikasi Ijaza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Sistem Verifikasi Ijaza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8045" cy="716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01EE" w14:paraId="71A1F1D1" w14:textId="77777777" w:rsidTr="00A80A5A">
        <w:tc>
          <w:tcPr>
            <w:tcW w:w="9350" w:type="dxa"/>
          </w:tcPr>
          <w:p w14:paraId="78CD28C4" w14:textId="77777777" w:rsidR="007301EE" w:rsidRDefault="007301EE" w:rsidP="005F247A">
            <w:pPr>
              <w:jc w:val="center"/>
              <w:rPr>
                <w:rFonts w:ascii="Trebuchet MS" w:hAnsi="Trebuchet MS"/>
                <w:sz w:val="32"/>
                <w:szCs w:val="32"/>
              </w:rPr>
            </w:pPr>
          </w:p>
        </w:tc>
      </w:tr>
      <w:tr w:rsidR="007301EE" w14:paraId="24A44427" w14:textId="77777777" w:rsidTr="00A80A5A">
        <w:tc>
          <w:tcPr>
            <w:tcW w:w="9350" w:type="dxa"/>
          </w:tcPr>
          <w:p w14:paraId="6CC6E0A0" w14:textId="11EB7355" w:rsidR="007301EE" w:rsidRPr="007301EE" w:rsidRDefault="007301EE" w:rsidP="005F247A">
            <w:pPr>
              <w:jc w:val="center"/>
              <w:rPr>
                <w:rFonts w:ascii="Trebuchet MS" w:hAnsi="Trebuchet MS"/>
                <w:b/>
                <w:bCs/>
                <w:sz w:val="28"/>
                <w:szCs w:val="28"/>
              </w:rPr>
            </w:pPr>
            <w:proofErr w:type="spellStart"/>
            <w:r w:rsidRPr="007301EE">
              <w:rPr>
                <w:rFonts w:ascii="Trebuchet MS" w:hAnsi="Trebuchet MS"/>
                <w:b/>
                <w:bCs/>
                <w:sz w:val="28"/>
                <w:szCs w:val="28"/>
              </w:rPr>
              <w:t>Pengembangan</w:t>
            </w:r>
            <w:proofErr w:type="spellEnd"/>
            <w:r w:rsidRPr="007301EE">
              <w:rPr>
                <w:rFonts w:ascii="Trebuchet MS" w:hAnsi="Trebuchet MS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301EE">
              <w:rPr>
                <w:rFonts w:ascii="Trebuchet MS" w:hAnsi="Trebuchet MS"/>
                <w:b/>
                <w:bCs/>
                <w:sz w:val="28"/>
                <w:szCs w:val="28"/>
              </w:rPr>
              <w:t>Aplikasi</w:t>
            </w:r>
            <w:proofErr w:type="spellEnd"/>
            <w:r w:rsidRPr="007301EE">
              <w:rPr>
                <w:rFonts w:ascii="Trebuchet MS" w:hAnsi="Trebuchet MS"/>
                <w:b/>
                <w:bCs/>
                <w:sz w:val="28"/>
                <w:szCs w:val="28"/>
              </w:rPr>
              <w:t xml:space="preserve"> Mobile</w:t>
            </w:r>
          </w:p>
        </w:tc>
      </w:tr>
      <w:tr w:rsidR="007301EE" w14:paraId="78D3ED0F" w14:textId="77777777" w:rsidTr="00A80A5A">
        <w:tc>
          <w:tcPr>
            <w:tcW w:w="9350" w:type="dxa"/>
          </w:tcPr>
          <w:p w14:paraId="4CD7408B" w14:textId="3C462F5A" w:rsidR="007301EE" w:rsidRPr="007301EE" w:rsidRDefault="007301EE" w:rsidP="005F247A">
            <w:pPr>
              <w:jc w:val="center"/>
              <w:rPr>
                <w:rFonts w:ascii="Trebuchet MS" w:hAnsi="Trebuchet MS"/>
                <w:b/>
                <w:bCs/>
                <w:sz w:val="28"/>
                <w:szCs w:val="28"/>
              </w:rPr>
            </w:pPr>
            <w:r w:rsidRPr="007301EE">
              <w:rPr>
                <w:rFonts w:ascii="Trebuchet MS" w:hAnsi="Trebuchet MS"/>
                <w:b/>
                <w:bCs/>
                <w:sz w:val="28"/>
                <w:szCs w:val="28"/>
              </w:rPr>
              <w:t xml:space="preserve">S1 – </w:t>
            </w:r>
            <w:proofErr w:type="spellStart"/>
            <w:r w:rsidRPr="007301EE">
              <w:rPr>
                <w:rFonts w:ascii="Trebuchet MS" w:hAnsi="Trebuchet MS"/>
                <w:b/>
                <w:bCs/>
                <w:sz w:val="28"/>
                <w:szCs w:val="28"/>
              </w:rPr>
              <w:t>Teknologi</w:t>
            </w:r>
            <w:proofErr w:type="spellEnd"/>
            <w:r w:rsidRPr="007301EE">
              <w:rPr>
                <w:rFonts w:ascii="Trebuchet MS" w:hAnsi="Trebuchet MS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301EE">
              <w:rPr>
                <w:rFonts w:ascii="Trebuchet MS" w:hAnsi="Trebuchet MS"/>
                <w:b/>
                <w:bCs/>
                <w:sz w:val="28"/>
                <w:szCs w:val="28"/>
              </w:rPr>
              <w:t>Informasi</w:t>
            </w:r>
            <w:proofErr w:type="spellEnd"/>
          </w:p>
        </w:tc>
      </w:tr>
      <w:tr w:rsidR="007301EE" w14:paraId="58AD2454" w14:textId="77777777" w:rsidTr="00A80A5A">
        <w:tc>
          <w:tcPr>
            <w:tcW w:w="9350" w:type="dxa"/>
          </w:tcPr>
          <w:p w14:paraId="753A4D1C" w14:textId="77777777" w:rsidR="007301EE" w:rsidRPr="007301EE" w:rsidRDefault="007301EE" w:rsidP="005F247A">
            <w:pPr>
              <w:jc w:val="center"/>
              <w:rPr>
                <w:rFonts w:ascii="Trebuchet MS" w:hAnsi="Trebuchet MS"/>
                <w:sz w:val="32"/>
                <w:szCs w:val="32"/>
              </w:rPr>
            </w:pPr>
          </w:p>
        </w:tc>
      </w:tr>
      <w:tr w:rsidR="007301EE" w14:paraId="0D997967" w14:textId="77777777" w:rsidTr="00A80A5A">
        <w:tc>
          <w:tcPr>
            <w:tcW w:w="9350" w:type="dxa"/>
          </w:tcPr>
          <w:p w14:paraId="05579FC8" w14:textId="77777777" w:rsidR="007301EE" w:rsidRPr="007301EE" w:rsidRDefault="007301EE" w:rsidP="005F247A">
            <w:pPr>
              <w:jc w:val="center"/>
              <w:rPr>
                <w:rFonts w:ascii="Trebuchet MS" w:hAnsi="Trebuchet MS"/>
                <w:sz w:val="32"/>
                <w:szCs w:val="32"/>
              </w:rPr>
            </w:pPr>
          </w:p>
        </w:tc>
      </w:tr>
      <w:tr w:rsidR="007301EE" w14:paraId="62659397" w14:textId="77777777" w:rsidTr="00A80A5A">
        <w:tc>
          <w:tcPr>
            <w:tcW w:w="9350" w:type="dxa"/>
          </w:tcPr>
          <w:p w14:paraId="53D30B4E" w14:textId="77777777" w:rsidR="007301EE" w:rsidRPr="007301EE" w:rsidRDefault="007301EE" w:rsidP="005F247A">
            <w:pPr>
              <w:jc w:val="center"/>
              <w:rPr>
                <w:rFonts w:ascii="Trebuchet MS" w:hAnsi="Trebuchet MS"/>
                <w:sz w:val="32"/>
                <w:szCs w:val="32"/>
              </w:rPr>
            </w:pPr>
          </w:p>
        </w:tc>
      </w:tr>
      <w:tr w:rsidR="007301EE" w14:paraId="27A1F903" w14:textId="77777777" w:rsidTr="00A80A5A">
        <w:tc>
          <w:tcPr>
            <w:tcW w:w="9350" w:type="dxa"/>
          </w:tcPr>
          <w:p w14:paraId="6DDBE30A" w14:textId="77777777" w:rsidR="007301EE" w:rsidRPr="007301EE" w:rsidRDefault="007301EE" w:rsidP="005F247A">
            <w:pPr>
              <w:jc w:val="center"/>
              <w:rPr>
                <w:rFonts w:ascii="Trebuchet MS" w:hAnsi="Trebuchet MS"/>
                <w:sz w:val="32"/>
                <w:szCs w:val="32"/>
              </w:rPr>
            </w:pPr>
          </w:p>
        </w:tc>
      </w:tr>
      <w:tr w:rsidR="007301EE" w14:paraId="7F3553A8" w14:textId="77777777" w:rsidTr="00A80A5A">
        <w:tc>
          <w:tcPr>
            <w:tcW w:w="9350" w:type="dxa"/>
          </w:tcPr>
          <w:p w14:paraId="5CDF57BA" w14:textId="77777777" w:rsidR="007301EE" w:rsidRPr="007301EE" w:rsidRDefault="007301EE" w:rsidP="005F247A">
            <w:pPr>
              <w:jc w:val="center"/>
              <w:rPr>
                <w:rFonts w:ascii="Trebuchet MS" w:hAnsi="Trebuchet MS"/>
                <w:sz w:val="32"/>
                <w:szCs w:val="32"/>
              </w:rPr>
            </w:pPr>
          </w:p>
        </w:tc>
      </w:tr>
      <w:tr w:rsidR="007301EE" w14:paraId="59B9C79F" w14:textId="77777777" w:rsidTr="00A80A5A">
        <w:tc>
          <w:tcPr>
            <w:tcW w:w="9350" w:type="dxa"/>
          </w:tcPr>
          <w:p w14:paraId="4E9C3568" w14:textId="75759165" w:rsidR="007301EE" w:rsidRPr="007301EE" w:rsidRDefault="007301EE" w:rsidP="00DC279C">
            <w:pPr>
              <w:rPr>
                <w:rFonts w:ascii="Trebuchet MS" w:hAnsi="Trebuchet MS"/>
                <w:b/>
                <w:bCs/>
                <w:sz w:val="32"/>
                <w:szCs w:val="32"/>
              </w:rPr>
            </w:pPr>
          </w:p>
        </w:tc>
      </w:tr>
      <w:tr w:rsidR="007301EE" w14:paraId="245B14F5" w14:textId="77777777" w:rsidTr="00A80A5A">
        <w:tc>
          <w:tcPr>
            <w:tcW w:w="9350" w:type="dxa"/>
          </w:tcPr>
          <w:p w14:paraId="00179927" w14:textId="2300936D" w:rsidR="007301EE" w:rsidRPr="007301EE" w:rsidRDefault="007301EE" w:rsidP="005F247A">
            <w:pPr>
              <w:jc w:val="center"/>
              <w:rPr>
                <w:rFonts w:ascii="Trebuchet MS" w:hAnsi="Trebuchet MS"/>
                <w:b/>
                <w:bCs/>
                <w:sz w:val="32"/>
                <w:szCs w:val="32"/>
              </w:rPr>
            </w:pPr>
          </w:p>
        </w:tc>
      </w:tr>
      <w:tr w:rsidR="007301EE" w14:paraId="60FF0FA7" w14:textId="77777777" w:rsidTr="00A80A5A">
        <w:tc>
          <w:tcPr>
            <w:tcW w:w="9350" w:type="dxa"/>
          </w:tcPr>
          <w:p w14:paraId="09AD861F" w14:textId="77777777" w:rsidR="007301EE" w:rsidRPr="007301EE" w:rsidRDefault="007301EE" w:rsidP="005F247A">
            <w:pPr>
              <w:jc w:val="center"/>
              <w:rPr>
                <w:rFonts w:ascii="Trebuchet MS" w:hAnsi="Trebuchet MS"/>
                <w:sz w:val="32"/>
                <w:szCs w:val="32"/>
              </w:rPr>
            </w:pPr>
          </w:p>
        </w:tc>
      </w:tr>
      <w:tr w:rsidR="007301EE" w14:paraId="6AAC4D6B" w14:textId="77777777" w:rsidTr="00A80A5A">
        <w:tc>
          <w:tcPr>
            <w:tcW w:w="9350" w:type="dxa"/>
          </w:tcPr>
          <w:p w14:paraId="40C89942" w14:textId="46083F10" w:rsidR="007301EE" w:rsidRDefault="00DC279C" w:rsidP="005F247A">
            <w:pPr>
              <w:jc w:val="center"/>
              <w:rPr>
                <w:rFonts w:ascii="Trebuchet MS" w:hAnsi="Trebuchet MS"/>
                <w:sz w:val="32"/>
                <w:szCs w:val="32"/>
              </w:rPr>
            </w:pPr>
            <w:proofErr w:type="spellStart"/>
            <w:r>
              <w:rPr>
                <w:rFonts w:ascii="Trebuchet MS" w:hAnsi="Trebuchet MS"/>
                <w:b/>
                <w:bCs/>
                <w:sz w:val="44"/>
                <w:szCs w:val="44"/>
              </w:rPr>
              <w:t>CoCoS</w:t>
            </w:r>
            <w:proofErr w:type="spellEnd"/>
          </w:p>
        </w:tc>
      </w:tr>
      <w:tr w:rsidR="007301EE" w14:paraId="2D0A9329" w14:textId="77777777" w:rsidTr="00A80A5A">
        <w:tc>
          <w:tcPr>
            <w:tcW w:w="9350" w:type="dxa"/>
          </w:tcPr>
          <w:p w14:paraId="2B6717D8" w14:textId="609C1FF9" w:rsidR="007301EE" w:rsidRPr="00DC279C" w:rsidRDefault="00DC279C" w:rsidP="005F247A">
            <w:pPr>
              <w:jc w:val="center"/>
              <w:rPr>
                <w:rFonts w:ascii="Trebuchet MS" w:hAnsi="Trebuchet MS"/>
                <w:b/>
                <w:bCs/>
                <w:sz w:val="36"/>
                <w:szCs w:val="36"/>
              </w:rPr>
            </w:pPr>
            <w:r w:rsidRPr="00DC279C">
              <w:rPr>
                <w:rFonts w:ascii="Trebuchet MS" w:hAnsi="Trebuchet MS"/>
                <w:b/>
                <w:bCs/>
                <w:sz w:val="36"/>
                <w:szCs w:val="36"/>
              </w:rPr>
              <w:t>Aleph-4</w:t>
            </w:r>
          </w:p>
        </w:tc>
      </w:tr>
      <w:tr w:rsidR="007301EE" w14:paraId="11FC33BE" w14:textId="77777777" w:rsidTr="00A80A5A">
        <w:tc>
          <w:tcPr>
            <w:tcW w:w="9350" w:type="dxa"/>
          </w:tcPr>
          <w:p w14:paraId="1847B51F" w14:textId="77777777" w:rsidR="007301EE" w:rsidRDefault="007301EE" w:rsidP="005F247A">
            <w:pPr>
              <w:jc w:val="center"/>
              <w:rPr>
                <w:rFonts w:ascii="Trebuchet MS" w:hAnsi="Trebuchet MS"/>
                <w:sz w:val="32"/>
                <w:szCs w:val="32"/>
              </w:rPr>
            </w:pPr>
          </w:p>
        </w:tc>
      </w:tr>
      <w:tr w:rsidR="007301EE" w14:paraId="2F6D1AA7" w14:textId="77777777" w:rsidTr="00A80A5A">
        <w:tc>
          <w:tcPr>
            <w:tcW w:w="9350" w:type="dxa"/>
          </w:tcPr>
          <w:p w14:paraId="7239D353" w14:textId="77777777" w:rsidR="007301EE" w:rsidRDefault="007301EE" w:rsidP="005F247A">
            <w:pPr>
              <w:jc w:val="center"/>
              <w:rPr>
                <w:rFonts w:ascii="Trebuchet MS" w:hAnsi="Trebuchet MS"/>
                <w:sz w:val="32"/>
                <w:szCs w:val="32"/>
              </w:rPr>
            </w:pPr>
          </w:p>
        </w:tc>
      </w:tr>
      <w:tr w:rsidR="00DC279C" w14:paraId="00F2FB32" w14:textId="77777777" w:rsidTr="00A80A5A">
        <w:tc>
          <w:tcPr>
            <w:tcW w:w="9350" w:type="dxa"/>
          </w:tcPr>
          <w:p w14:paraId="44BC2562" w14:textId="6F6A3F07" w:rsidR="00DC279C" w:rsidRPr="00DC279C" w:rsidRDefault="00DC279C" w:rsidP="00DC279C">
            <w:pPr>
              <w:jc w:val="center"/>
              <w:rPr>
                <w:rFonts w:ascii="Trebuchet MS" w:hAnsi="Trebuchet MS"/>
                <w:sz w:val="32"/>
                <w:szCs w:val="32"/>
              </w:rPr>
            </w:pPr>
            <w:r w:rsidRPr="00DC279C">
              <w:rPr>
                <w:rFonts w:ascii="Trebuchet MS" w:hAnsi="Trebuchet MS"/>
                <w:sz w:val="32"/>
                <w:szCs w:val="32"/>
              </w:rPr>
              <w:t>241130358 - Willsen Grandy Kurniawan (</w:t>
            </w:r>
            <w:proofErr w:type="spellStart"/>
            <w:r w:rsidRPr="00DC279C">
              <w:rPr>
                <w:rFonts w:ascii="Trebuchet MS" w:hAnsi="Trebuchet MS"/>
                <w:sz w:val="32"/>
                <w:szCs w:val="32"/>
              </w:rPr>
              <w:t>Ketua</w:t>
            </w:r>
            <w:proofErr w:type="spellEnd"/>
            <w:r w:rsidRPr="00DC279C">
              <w:rPr>
                <w:rFonts w:ascii="Trebuchet MS" w:hAnsi="Trebuchet MS"/>
                <w:sz w:val="32"/>
                <w:szCs w:val="32"/>
              </w:rPr>
              <w:t>)</w:t>
            </w:r>
          </w:p>
        </w:tc>
      </w:tr>
      <w:tr w:rsidR="00DC279C" w14:paraId="06B29556" w14:textId="77777777" w:rsidTr="00A80A5A">
        <w:tc>
          <w:tcPr>
            <w:tcW w:w="9350" w:type="dxa"/>
          </w:tcPr>
          <w:p w14:paraId="558FBF81" w14:textId="7EB06F12" w:rsidR="00DC279C" w:rsidRPr="00DC279C" w:rsidRDefault="00DC279C" w:rsidP="00DC279C">
            <w:pPr>
              <w:jc w:val="center"/>
              <w:rPr>
                <w:rFonts w:ascii="Trebuchet MS" w:hAnsi="Trebuchet MS"/>
                <w:sz w:val="32"/>
                <w:szCs w:val="32"/>
              </w:rPr>
            </w:pPr>
            <w:r w:rsidRPr="00DC279C">
              <w:rPr>
                <w:rFonts w:ascii="Trebuchet MS" w:hAnsi="Trebuchet MS"/>
                <w:sz w:val="32"/>
                <w:szCs w:val="32"/>
              </w:rPr>
              <w:t xml:space="preserve">241130956 - </w:t>
            </w:r>
            <w:proofErr w:type="spellStart"/>
            <w:r w:rsidRPr="00DC279C">
              <w:rPr>
                <w:rFonts w:ascii="Trebuchet MS" w:hAnsi="Trebuchet MS"/>
                <w:sz w:val="32"/>
                <w:szCs w:val="32"/>
              </w:rPr>
              <w:t>Raswandi</w:t>
            </w:r>
            <w:proofErr w:type="spellEnd"/>
            <w:r w:rsidRPr="00DC279C">
              <w:rPr>
                <w:rFonts w:ascii="Trebuchet MS" w:hAnsi="Trebuchet MS"/>
                <w:sz w:val="32"/>
                <w:szCs w:val="32"/>
              </w:rPr>
              <w:t xml:space="preserve"> </w:t>
            </w:r>
            <w:proofErr w:type="spellStart"/>
            <w:r w:rsidRPr="00DC279C">
              <w:rPr>
                <w:rFonts w:ascii="Trebuchet MS" w:hAnsi="Trebuchet MS"/>
                <w:sz w:val="32"/>
                <w:szCs w:val="32"/>
              </w:rPr>
              <w:t>Abinayya</w:t>
            </w:r>
            <w:proofErr w:type="spellEnd"/>
            <w:r w:rsidRPr="00DC279C">
              <w:rPr>
                <w:rFonts w:ascii="Trebuchet MS" w:hAnsi="Trebuchet MS"/>
                <w:sz w:val="32"/>
                <w:szCs w:val="32"/>
              </w:rPr>
              <w:t xml:space="preserve"> </w:t>
            </w:r>
            <w:proofErr w:type="spellStart"/>
            <w:r w:rsidRPr="00DC279C">
              <w:rPr>
                <w:rFonts w:ascii="Trebuchet MS" w:hAnsi="Trebuchet MS"/>
                <w:sz w:val="32"/>
                <w:szCs w:val="32"/>
              </w:rPr>
              <w:t>Harahap</w:t>
            </w:r>
            <w:proofErr w:type="spellEnd"/>
          </w:p>
        </w:tc>
      </w:tr>
      <w:tr w:rsidR="00DC279C" w14:paraId="1B112208" w14:textId="77777777" w:rsidTr="00A80A5A">
        <w:tc>
          <w:tcPr>
            <w:tcW w:w="9350" w:type="dxa"/>
          </w:tcPr>
          <w:p w14:paraId="31F3C9CF" w14:textId="77777777" w:rsidR="00DC279C" w:rsidRPr="00DC279C" w:rsidRDefault="00DC279C" w:rsidP="00DC279C">
            <w:pPr>
              <w:jc w:val="center"/>
              <w:rPr>
                <w:rFonts w:ascii="Trebuchet MS" w:hAnsi="Trebuchet MS"/>
                <w:sz w:val="32"/>
                <w:szCs w:val="32"/>
              </w:rPr>
            </w:pPr>
            <w:r w:rsidRPr="00DC279C">
              <w:rPr>
                <w:rFonts w:ascii="Trebuchet MS" w:hAnsi="Trebuchet MS"/>
                <w:sz w:val="32"/>
                <w:szCs w:val="32"/>
              </w:rPr>
              <w:t xml:space="preserve">241130710 - Bintang </w:t>
            </w:r>
            <w:proofErr w:type="spellStart"/>
            <w:r w:rsidRPr="00DC279C">
              <w:rPr>
                <w:rFonts w:ascii="Trebuchet MS" w:hAnsi="Trebuchet MS"/>
                <w:sz w:val="32"/>
                <w:szCs w:val="32"/>
              </w:rPr>
              <w:t>Kresno</w:t>
            </w:r>
            <w:proofErr w:type="spellEnd"/>
            <w:r w:rsidRPr="00DC279C">
              <w:rPr>
                <w:rFonts w:ascii="Trebuchet MS" w:hAnsi="Trebuchet MS"/>
                <w:sz w:val="32"/>
                <w:szCs w:val="32"/>
              </w:rPr>
              <w:t xml:space="preserve"> Hadi</w:t>
            </w:r>
          </w:p>
          <w:p w14:paraId="045A663F" w14:textId="44AE95E9" w:rsidR="00DC279C" w:rsidRPr="00DC279C" w:rsidRDefault="00DC279C" w:rsidP="00DC279C">
            <w:pPr>
              <w:jc w:val="center"/>
              <w:rPr>
                <w:rFonts w:ascii="Trebuchet MS" w:hAnsi="Trebuchet MS"/>
                <w:sz w:val="32"/>
                <w:szCs w:val="32"/>
              </w:rPr>
            </w:pPr>
            <w:r w:rsidRPr="00DC279C">
              <w:rPr>
                <w:rFonts w:ascii="Trebuchet MS" w:hAnsi="Trebuchet MS"/>
                <w:sz w:val="32"/>
                <w:szCs w:val="32"/>
              </w:rPr>
              <w:t xml:space="preserve">241130412 - Jodie </w:t>
            </w:r>
            <w:proofErr w:type="spellStart"/>
            <w:r w:rsidRPr="00DC279C">
              <w:rPr>
                <w:rFonts w:ascii="Trebuchet MS" w:hAnsi="Trebuchet MS"/>
                <w:sz w:val="32"/>
                <w:szCs w:val="32"/>
              </w:rPr>
              <w:t>Prayoga</w:t>
            </w:r>
            <w:proofErr w:type="spellEnd"/>
            <w:r w:rsidRPr="00DC279C">
              <w:rPr>
                <w:rFonts w:ascii="Trebuchet MS" w:hAnsi="Trebuchet MS"/>
                <w:sz w:val="32"/>
                <w:szCs w:val="32"/>
              </w:rPr>
              <w:t xml:space="preserve"> Gaurifa</w:t>
            </w:r>
          </w:p>
        </w:tc>
      </w:tr>
      <w:tr w:rsidR="007301EE" w14:paraId="5C869349" w14:textId="77777777" w:rsidTr="00A80A5A">
        <w:tc>
          <w:tcPr>
            <w:tcW w:w="9350" w:type="dxa"/>
          </w:tcPr>
          <w:p w14:paraId="44F094BB" w14:textId="77777777" w:rsidR="007301EE" w:rsidRDefault="007301EE" w:rsidP="005F247A">
            <w:pPr>
              <w:jc w:val="center"/>
              <w:rPr>
                <w:rFonts w:ascii="Trebuchet MS" w:hAnsi="Trebuchet MS"/>
                <w:sz w:val="32"/>
                <w:szCs w:val="32"/>
              </w:rPr>
            </w:pPr>
          </w:p>
        </w:tc>
      </w:tr>
      <w:tr w:rsidR="007301EE" w14:paraId="435E31DC" w14:textId="77777777" w:rsidTr="00A80A5A">
        <w:tc>
          <w:tcPr>
            <w:tcW w:w="9350" w:type="dxa"/>
          </w:tcPr>
          <w:p w14:paraId="2CAB5164" w14:textId="77777777" w:rsidR="007301EE" w:rsidRDefault="007301EE" w:rsidP="005F247A">
            <w:pPr>
              <w:jc w:val="center"/>
              <w:rPr>
                <w:rFonts w:ascii="Trebuchet MS" w:hAnsi="Trebuchet MS"/>
                <w:sz w:val="32"/>
                <w:szCs w:val="32"/>
              </w:rPr>
            </w:pPr>
          </w:p>
        </w:tc>
      </w:tr>
      <w:tr w:rsidR="007301EE" w14:paraId="3212C49A" w14:textId="77777777" w:rsidTr="00A80A5A">
        <w:tc>
          <w:tcPr>
            <w:tcW w:w="9350" w:type="dxa"/>
          </w:tcPr>
          <w:p w14:paraId="44F97BE4" w14:textId="77777777" w:rsidR="007301EE" w:rsidRDefault="007301EE" w:rsidP="005F247A">
            <w:pPr>
              <w:jc w:val="center"/>
              <w:rPr>
                <w:rFonts w:ascii="Trebuchet MS" w:hAnsi="Trebuchet MS"/>
                <w:sz w:val="32"/>
                <w:szCs w:val="32"/>
              </w:rPr>
            </w:pPr>
          </w:p>
        </w:tc>
      </w:tr>
      <w:tr w:rsidR="007301EE" w14:paraId="703823C3" w14:textId="77777777" w:rsidTr="00A80A5A">
        <w:tc>
          <w:tcPr>
            <w:tcW w:w="9350" w:type="dxa"/>
          </w:tcPr>
          <w:p w14:paraId="32E7586D" w14:textId="77777777" w:rsidR="007301EE" w:rsidRDefault="007301EE" w:rsidP="005F247A">
            <w:pPr>
              <w:jc w:val="center"/>
              <w:rPr>
                <w:rFonts w:ascii="Trebuchet MS" w:hAnsi="Trebuchet MS"/>
                <w:sz w:val="32"/>
                <w:szCs w:val="32"/>
              </w:rPr>
            </w:pPr>
          </w:p>
        </w:tc>
      </w:tr>
      <w:tr w:rsidR="007301EE" w14:paraId="05CD06BA" w14:textId="77777777" w:rsidTr="00A80A5A">
        <w:tc>
          <w:tcPr>
            <w:tcW w:w="9350" w:type="dxa"/>
          </w:tcPr>
          <w:p w14:paraId="681EEF3E" w14:textId="77777777" w:rsidR="007301EE" w:rsidRDefault="007301EE" w:rsidP="005F247A">
            <w:pPr>
              <w:jc w:val="center"/>
              <w:rPr>
                <w:rFonts w:ascii="Trebuchet MS" w:hAnsi="Trebuchet MS"/>
                <w:sz w:val="32"/>
                <w:szCs w:val="32"/>
              </w:rPr>
            </w:pPr>
          </w:p>
        </w:tc>
      </w:tr>
      <w:tr w:rsidR="007301EE" w14:paraId="7631F1FB" w14:textId="77777777" w:rsidTr="00A80A5A">
        <w:tc>
          <w:tcPr>
            <w:tcW w:w="9350" w:type="dxa"/>
          </w:tcPr>
          <w:p w14:paraId="6428397A" w14:textId="77777777" w:rsidR="007301EE" w:rsidRDefault="007301EE" w:rsidP="005F247A">
            <w:pPr>
              <w:jc w:val="center"/>
              <w:rPr>
                <w:rFonts w:ascii="Trebuchet MS" w:hAnsi="Trebuchet MS"/>
                <w:sz w:val="32"/>
                <w:szCs w:val="32"/>
              </w:rPr>
            </w:pPr>
          </w:p>
        </w:tc>
      </w:tr>
      <w:tr w:rsidR="007301EE" w14:paraId="74C1A010" w14:textId="77777777" w:rsidTr="00A80A5A">
        <w:tc>
          <w:tcPr>
            <w:tcW w:w="9350" w:type="dxa"/>
          </w:tcPr>
          <w:p w14:paraId="79DED5EB" w14:textId="77777777" w:rsidR="007301EE" w:rsidRDefault="007301EE" w:rsidP="005F247A">
            <w:pPr>
              <w:jc w:val="center"/>
              <w:rPr>
                <w:rFonts w:ascii="Trebuchet MS" w:hAnsi="Trebuchet MS"/>
                <w:sz w:val="32"/>
                <w:szCs w:val="32"/>
              </w:rPr>
            </w:pPr>
          </w:p>
        </w:tc>
      </w:tr>
      <w:tr w:rsidR="007301EE" w14:paraId="3A69AC83" w14:textId="77777777" w:rsidTr="00A80A5A">
        <w:tc>
          <w:tcPr>
            <w:tcW w:w="9350" w:type="dxa"/>
          </w:tcPr>
          <w:p w14:paraId="37AB1C4E" w14:textId="77777777" w:rsidR="007301EE" w:rsidRDefault="007301EE" w:rsidP="00DC279C">
            <w:pPr>
              <w:rPr>
                <w:rFonts w:ascii="Trebuchet MS" w:hAnsi="Trebuchet MS"/>
                <w:sz w:val="32"/>
                <w:szCs w:val="32"/>
              </w:rPr>
            </w:pPr>
          </w:p>
        </w:tc>
      </w:tr>
      <w:tr w:rsidR="007301EE" w14:paraId="2A338854" w14:textId="77777777" w:rsidTr="00A80A5A">
        <w:tc>
          <w:tcPr>
            <w:tcW w:w="9350" w:type="dxa"/>
          </w:tcPr>
          <w:p w14:paraId="796B734F" w14:textId="77777777" w:rsidR="007301EE" w:rsidRDefault="007301EE" w:rsidP="005F247A">
            <w:pPr>
              <w:jc w:val="center"/>
              <w:rPr>
                <w:rFonts w:ascii="Trebuchet MS" w:hAnsi="Trebuchet MS"/>
                <w:sz w:val="32"/>
                <w:szCs w:val="32"/>
              </w:rPr>
            </w:pPr>
          </w:p>
        </w:tc>
      </w:tr>
      <w:tr w:rsidR="007301EE" w14:paraId="7E878B25" w14:textId="77777777" w:rsidTr="00A80A5A">
        <w:tc>
          <w:tcPr>
            <w:tcW w:w="9350" w:type="dxa"/>
          </w:tcPr>
          <w:p w14:paraId="5A836A08" w14:textId="3D978B0D" w:rsidR="007301EE" w:rsidRDefault="007301EE" w:rsidP="005F247A">
            <w:pPr>
              <w:jc w:val="center"/>
              <w:rPr>
                <w:rFonts w:ascii="Trebuchet MS" w:hAnsi="Trebuchet MS"/>
                <w:sz w:val="32"/>
                <w:szCs w:val="32"/>
              </w:rPr>
            </w:pPr>
            <w:r w:rsidRPr="007301EE">
              <w:rPr>
                <w:rFonts w:ascii="Trebuchet MS" w:hAnsi="Trebuchet MS"/>
                <w:sz w:val="24"/>
                <w:szCs w:val="24"/>
              </w:rPr>
              <w:fldChar w:fldCharType="begin"/>
            </w:r>
            <w:r w:rsidRPr="007301EE">
              <w:rPr>
                <w:rFonts w:ascii="Trebuchet MS" w:hAnsi="Trebuchet MS"/>
                <w:sz w:val="24"/>
                <w:szCs w:val="24"/>
              </w:rPr>
              <w:instrText xml:space="preserve"> DATE \@ "dddd, MMMM d, yyyy" </w:instrText>
            </w:r>
            <w:r w:rsidRPr="007301EE">
              <w:rPr>
                <w:rFonts w:ascii="Trebuchet MS" w:hAnsi="Trebuchet MS"/>
                <w:sz w:val="24"/>
                <w:szCs w:val="24"/>
              </w:rPr>
              <w:fldChar w:fldCharType="separate"/>
            </w:r>
            <w:r w:rsidR="006C6B1F">
              <w:rPr>
                <w:rFonts w:ascii="Trebuchet MS" w:hAnsi="Trebuchet MS"/>
                <w:noProof/>
                <w:sz w:val="24"/>
                <w:szCs w:val="24"/>
              </w:rPr>
              <w:t>Friday, March 13, 2026</w:t>
            </w:r>
            <w:r w:rsidRPr="007301EE">
              <w:rPr>
                <w:rFonts w:ascii="Trebuchet MS" w:hAnsi="Trebuchet MS"/>
                <w:sz w:val="24"/>
                <w:szCs w:val="24"/>
              </w:rPr>
              <w:fldChar w:fldCharType="end"/>
            </w:r>
          </w:p>
        </w:tc>
      </w:tr>
    </w:tbl>
    <w:p w14:paraId="66F616EA" w14:textId="77777777" w:rsidR="008053D1" w:rsidRDefault="008053D1" w:rsidP="00DC279C">
      <w:pPr>
        <w:rPr>
          <w:rFonts w:ascii="Trebuchet MS" w:hAnsi="Trebuchet MS"/>
          <w:sz w:val="32"/>
          <w:szCs w:val="32"/>
        </w:rPr>
      </w:pPr>
      <w:r>
        <w:rPr>
          <w:rFonts w:ascii="Trebuchet MS" w:hAnsi="Trebuchet MS"/>
          <w:sz w:val="32"/>
          <w:szCs w:val="32"/>
        </w:rPr>
        <w:br w:type="page"/>
      </w:r>
    </w:p>
    <w:p w14:paraId="327BD078" w14:textId="40DB15BA" w:rsidR="008053D1" w:rsidRPr="006C6B1F" w:rsidRDefault="008053D1" w:rsidP="006C6B1F">
      <w:pPr>
        <w:jc w:val="center"/>
        <w:rPr>
          <w:rFonts w:ascii="Trebuchet MS" w:hAnsi="Trebuchet MS"/>
          <w:b/>
          <w:bCs/>
          <w:sz w:val="52"/>
          <w:szCs w:val="52"/>
        </w:rPr>
      </w:pPr>
      <w:proofErr w:type="spellStart"/>
      <w:r w:rsidRPr="008053D1">
        <w:rPr>
          <w:rFonts w:ascii="Trebuchet MS" w:hAnsi="Trebuchet MS"/>
          <w:b/>
          <w:bCs/>
          <w:sz w:val="52"/>
          <w:szCs w:val="52"/>
        </w:rPr>
        <w:lastRenderedPageBreak/>
        <w:t>Pendahuluan</w:t>
      </w:r>
      <w:proofErr w:type="spellEnd"/>
    </w:p>
    <w:p w14:paraId="4938DE76" w14:textId="3990BB18" w:rsidR="00B6733A" w:rsidRPr="00B6733A" w:rsidRDefault="00B6733A" w:rsidP="00B6733A">
      <w:pPr>
        <w:jc w:val="both"/>
        <w:rPr>
          <w:rFonts w:ascii="Trebuchet MS" w:hAnsi="Trebuchet MS"/>
          <w:sz w:val="28"/>
          <w:szCs w:val="28"/>
          <w:lang w:val="en-ID"/>
        </w:rPr>
      </w:pP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Aplikasi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mobile yang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dikembangkan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dalam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tugas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ini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mengangkat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topik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r w:rsidRPr="00B6733A">
        <w:rPr>
          <w:rFonts w:ascii="Trebuchet MS" w:hAnsi="Trebuchet MS"/>
          <w:b/>
          <w:bCs/>
          <w:sz w:val="28"/>
          <w:szCs w:val="28"/>
          <w:lang w:val="en-ID"/>
        </w:rPr>
        <w:t>Custom Cosplayer Costume Shop</w:t>
      </w:r>
      <w:r w:rsidRPr="00B6733A">
        <w:rPr>
          <w:rFonts w:ascii="Trebuchet MS" w:hAnsi="Trebuchet MS"/>
          <w:sz w:val="28"/>
          <w:szCs w:val="28"/>
          <w:lang w:val="en-ID"/>
        </w:rPr>
        <w:t xml:space="preserve">.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Fokus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utama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dari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aplikasi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ini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adalah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menyediakan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platform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belanja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kostum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r w:rsidRPr="00B6733A">
        <w:rPr>
          <w:rFonts w:ascii="Trebuchet MS" w:hAnsi="Trebuchet MS"/>
          <w:i/>
          <w:iCs/>
          <w:sz w:val="28"/>
          <w:szCs w:val="28"/>
          <w:lang w:val="en-ID"/>
        </w:rPr>
        <w:t>cosplay</w:t>
      </w:r>
      <w:r w:rsidRPr="00B6733A">
        <w:rPr>
          <w:rFonts w:ascii="Trebuchet MS" w:hAnsi="Trebuchet MS"/>
          <w:sz w:val="28"/>
          <w:szCs w:val="28"/>
          <w:lang w:val="en-ID"/>
        </w:rPr>
        <w:t xml:space="preserve"> yang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dikategorikan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berdasarkan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film, anime,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hingga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r w:rsidRPr="00B6733A">
        <w:rPr>
          <w:rFonts w:ascii="Trebuchet MS" w:hAnsi="Trebuchet MS"/>
          <w:i/>
          <w:iCs/>
          <w:sz w:val="28"/>
          <w:szCs w:val="28"/>
          <w:lang w:val="en-ID"/>
        </w:rPr>
        <w:t>video game</w:t>
      </w:r>
      <w:r w:rsidRPr="00B6733A">
        <w:rPr>
          <w:rFonts w:ascii="Trebuchet MS" w:hAnsi="Trebuchet MS"/>
          <w:sz w:val="28"/>
          <w:szCs w:val="28"/>
          <w:lang w:val="en-ID"/>
        </w:rPr>
        <w:t xml:space="preserve">. Tidak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hanya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toko online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biasa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,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aplikasi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ini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memungkinkan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pengguna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untuk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melakukan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pemesanan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kostum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secara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r w:rsidRPr="00B6733A">
        <w:rPr>
          <w:rFonts w:ascii="Trebuchet MS" w:hAnsi="Trebuchet MS"/>
          <w:b/>
          <w:bCs/>
          <w:i/>
          <w:iCs/>
          <w:sz w:val="28"/>
          <w:szCs w:val="28"/>
          <w:lang w:val="en-ID"/>
        </w:rPr>
        <w:t>custom</w:t>
      </w:r>
      <w:r w:rsidRPr="00B6733A">
        <w:rPr>
          <w:rFonts w:ascii="Trebuchet MS" w:hAnsi="Trebuchet MS"/>
          <w:sz w:val="28"/>
          <w:szCs w:val="28"/>
          <w:lang w:val="en-ID"/>
        </w:rPr>
        <w:t xml:space="preserve">,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mulai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dari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pemilihan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jenis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bahan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,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ukuran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tubuh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,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hingga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detail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warna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. Selain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fitur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belanja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,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aplikasi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ini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juga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dilengkapi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dengan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sistem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>
        <w:rPr>
          <w:rFonts w:ascii="Trebuchet MS" w:hAnsi="Trebuchet MS"/>
          <w:sz w:val="28"/>
          <w:szCs w:val="28"/>
          <w:lang w:val="en-ID"/>
        </w:rPr>
        <w:t>pemberitahuan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r w:rsidRPr="00B6733A">
        <w:rPr>
          <w:rFonts w:ascii="Trebuchet MS" w:hAnsi="Trebuchet MS"/>
          <w:b/>
          <w:bCs/>
          <w:i/>
          <w:iCs/>
          <w:sz w:val="28"/>
          <w:szCs w:val="28"/>
          <w:lang w:val="en-ID"/>
        </w:rPr>
        <w:t>event cosplay</w:t>
      </w:r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terdekat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yang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mencakup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tema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acara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hingga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rekomendasi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karakter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yang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cocok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untuk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di</w:t>
      </w:r>
      <w:r>
        <w:rPr>
          <w:rFonts w:ascii="Trebuchet MS" w:hAnsi="Trebuchet MS"/>
          <w:i/>
          <w:iCs/>
          <w:sz w:val="28"/>
          <w:szCs w:val="28"/>
          <w:lang w:val="en-ID"/>
        </w:rPr>
        <w:t>cosplay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oleh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pengguna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>.</w:t>
      </w:r>
      <w:r w:rsidR="00636104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="00636104">
        <w:rPr>
          <w:rFonts w:ascii="Trebuchet MS" w:hAnsi="Trebuchet MS"/>
          <w:sz w:val="28"/>
          <w:szCs w:val="28"/>
          <w:lang w:val="en-ID"/>
        </w:rPr>
        <w:t>Aplikasi</w:t>
      </w:r>
      <w:proofErr w:type="spellEnd"/>
      <w:r w:rsidR="00636104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="00636104">
        <w:rPr>
          <w:rFonts w:ascii="Trebuchet MS" w:hAnsi="Trebuchet MS"/>
          <w:sz w:val="28"/>
          <w:szCs w:val="28"/>
          <w:lang w:val="en-ID"/>
        </w:rPr>
        <w:t>ini</w:t>
      </w:r>
      <w:proofErr w:type="spellEnd"/>
      <w:r w:rsidR="00636104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="00636104">
        <w:rPr>
          <w:rFonts w:ascii="Trebuchet MS" w:hAnsi="Trebuchet MS"/>
          <w:sz w:val="28"/>
          <w:szCs w:val="28"/>
          <w:lang w:val="en-ID"/>
        </w:rPr>
        <w:t>tidak</w:t>
      </w:r>
      <w:proofErr w:type="spellEnd"/>
      <w:r w:rsidR="00636104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="00636104">
        <w:rPr>
          <w:rFonts w:ascii="Trebuchet MS" w:hAnsi="Trebuchet MS"/>
          <w:sz w:val="28"/>
          <w:szCs w:val="28"/>
          <w:lang w:val="en-ID"/>
        </w:rPr>
        <w:t>sama</w:t>
      </w:r>
      <w:proofErr w:type="spellEnd"/>
      <w:r w:rsidR="00636104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="00636104">
        <w:rPr>
          <w:rFonts w:ascii="Trebuchet MS" w:hAnsi="Trebuchet MS"/>
          <w:sz w:val="28"/>
          <w:szCs w:val="28"/>
          <w:lang w:val="en-ID"/>
        </w:rPr>
        <w:t>dengan</w:t>
      </w:r>
      <w:proofErr w:type="spellEnd"/>
      <w:r w:rsidR="00636104">
        <w:rPr>
          <w:rFonts w:ascii="Trebuchet MS" w:hAnsi="Trebuchet MS"/>
          <w:sz w:val="28"/>
          <w:szCs w:val="28"/>
          <w:lang w:val="en-ID"/>
        </w:rPr>
        <w:t xml:space="preserve"> </w:t>
      </w:r>
      <w:r w:rsidR="00E31504">
        <w:rPr>
          <w:rFonts w:ascii="Trebuchet MS" w:hAnsi="Trebuchet MS"/>
          <w:sz w:val="28"/>
          <w:szCs w:val="28"/>
          <w:lang w:val="en-ID"/>
        </w:rPr>
        <w:t xml:space="preserve">“Shopee” </w:t>
      </w:r>
      <w:proofErr w:type="spellStart"/>
      <w:r w:rsidR="00E31504">
        <w:rPr>
          <w:rFonts w:ascii="Trebuchet MS" w:hAnsi="Trebuchet MS"/>
          <w:sz w:val="28"/>
          <w:szCs w:val="28"/>
          <w:lang w:val="en-ID"/>
        </w:rPr>
        <w:t>atau</w:t>
      </w:r>
      <w:proofErr w:type="spellEnd"/>
      <w:r w:rsidR="00E31504">
        <w:rPr>
          <w:rFonts w:ascii="Trebuchet MS" w:hAnsi="Trebuchet MS"/>
          <w:sz w:val="28"/>
          <w:szCs w:val="28"/>
          <w:lang w:val="en-ID"/>
        </w:rPr>
        <w:t xml:space="preserve"> “Tokopedia”. </w:t>
      </w:r>
      <w:proofErr w:type="spellStart"/>
      <w:r w:rsidR="00E31504">
        <w:rPr>
          <w:rFonts w:ascii="Trebuchet MS" w:hAnsi="Trebuchet MS"/>
          <w:sz w:val="28"/>
          <w:szCs w:val="28"/>
          <w:lang w:val="en-ID"/>
        </w:rPr>
        <w:t>Aplikasi</w:t>
      </w:r>
      <w:proofErr w:type="spellEnd"/>
      <w:r w:rsidR="00E31504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="00E31504">
        <w:rPr>
          <w:rFonts w:ascii="Trebuchet MS" w:hAnsi="Trebuchet MS"/>
          <w:sz w:val="28"/>
          <w:szCs w:val="28"/>
          <w:lang w:val="en-ID"/>
        </w:rPr>
        <w:t>ini</w:t>
      </w:r>
      <w:proofErr w:type="spellEnd"/>
      <w:r w:rsidR="00E31504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="00E31504">
        <w:rPr>
          <w:rFonts w:ascii="Trebuchet MS" w:hAnsi="Trebuchet MS"/>
          <w:sz w:val="28"/>
          <w:szCs w:val="28"/>
          <w:lang w:val="en-ID"/>
        </w:rPr>
        <w:t>merupakan</w:t>
      </w:r>
      <w:proofErr w:type="spellEnd"/>
      <w:r w:rsidR="00E31504">
        <w:rPr>
          <w:rFonts w:ascii="Trebuchet MS" w:hAnsi="Trebuchet MS"/>
          <w:sz w:val="28"/>
          <w:szCs w:val="28"/>
          <w:lang w:val="en-ID"/>
        </w:rPr>
        <w:t xml:space="preserve"> </w:t>
      </w:r>
      <w:r w:rsidR="00AA16B1">
        <w:rPr>
          <w:rFonts w:ascii="Trebuchet MS" w:hAnsi="Trebuchet MS"/>
          <w:i/>
          <w:iCs/>
          <w:sz w:val="28"/>
          <w:szCs w:val="28"/>
          <w:lang w:val="en-ID"/>
        </w:rPr>
        <w:t xml:space="preserve">marketplace </w:t>
      </w:r>
      <w:r w:rsidR="00D2405D">
        <w:rPr>
          <w:rFonts w:ascii="Trebuchet MS" w:hAnsi="Trebuchet MS"/>
          <w:sz w:val="28"/>
          <w:szCs w:val="28"/>
          <w:lang w:val="en-ID"/>
        </w:rPr>
        <w:t>‘Direct to Customer</w:t>
      </w:r>
      <w:proofErr w:type="gramStart"/>
      <w:r w:rsidR="00D2405D">
        <w:rPr>
          <w:rFonts w:ascii="Trebuchet MS" w:hAnsi="Trebuchet MS"/>
          <w:sz w:val="28"/>
          <w:szCs w:val="28"/>
          <w:lang w:val="en-ID"/>
        </w:rPr>
        <w:t>’,</w:t>
      </w:r>
      <w:proofErr w:type="gramEnd"/>
      <w:r w:rsidR="00D2405D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="00D2405D">
        <w:rPr>
          <w:rFonts w:ascii="Trebuchet MS" w:hAnsi="Trebuchet MS"/>
          <w:sz w:val="28"/>
          <w:szCs w:val="28"/>
          <w:lang w:val="en-ID"/>
        </w:rPr>
        <w:t>sehingga</w:t>
      </w:r>
      <w:proofErr w:type="spellEnd"/>
      <w:r w:rsidR="00D2405D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="00D2405D">
        <w:rPr>
          <w:rFonts w:ascii="Trebuchet MS" w:hAnsi="Trebuchet MS"/>
          <w:sz w:val="28"/>
          <w:szCs w:val="28"/>
          <w:lang w:val="en-ID"/>
        </w:rPr>
        <w:t>tidak</w:t>
      </w:r>
      <w:proofErr w:type="spellEnd"/>
      <w:r w:rsidR="00D2405D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="00D2405D">
        <w:rPr>
          <w:rFonts w:ascii="Trebuchet MS" w:hAnsi="Trebuchet MS"/>
          <w:sz w:val="28"/>
          <w:szCs w:val="28"/>
          <w:lang w:val="en-ID"/>
        </w:rPr>
        <w:t>dapat</w:t>
      </w:r>
      <w:proofErr w:type="spellEnd"/>
      <w:r w:rsidR="00D2405D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="00D2405D">
        <w:rPr>
          <w:rFonts w:ascii="Trebuchet MS" w:hAnsi="Trebuchet MS"/>
          <w:sz w:val="28"/>
          <w:szCs w:val="28"/>
          <w:lang w:val="en-ID"/>
        </w:rPr>
        <w:t>menampung</w:t>
      </w:r>
      <w:proofErr w:type="spellEnd"/>
      <w:r w:rsidR="00D2405D">
        <w:rPr>
          <w:rFonts w:ascii="Trebuchet MS" w:hAnsi="Trebuchet MS"/>
          <w:sz w:val="28"/>
          <w:szCs w:val="28"/>
          <w:lang w:val="en-ID"/>
        </w:rPr>
        <w:t xml:space="preserve"> vendor </w:t>
      </w:r>
      <w:proofErr w:type="spellStart"/>
      <w:r w:rsidR="00D2405D">
        <w:rPr>
          <w:rFonts w:ascii="Trebuchet MS" w:hAnsi="Trebuchet MS"/>
          <w:sz w:val="28"/>
          <w:szCs w:val="28"/>
          <w:lang w:val="en-ID"/>
        </w:rPr>
        <w:t>atau</w:t>
      </w:r>
      <w:proofErr w:type="spellEnd"/>
      <w:r w:rsidR="00D2405D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="00D2405D">
        <w:rPr>
          <w:rFonts w:ascii="Trebuchet MS" w:hAnsi="Trebuchet MS"/>
          <w:sz w:val="28"/>
          <w:szCs w:val="28"/>
          <w:lang w:val="en-ID"/>
        </w:rPr>
        <w:t>penjual</w:t>
      </w:r>
      <w:proofErr w:type="spellEnd"/>
      <w:r w:rsidR="00D2405D">
        <w:rPr>
          <w:rFonts w:ascii="Trebuchet MS" w:hAnsi="Trebuchet MS"/>
          <w:sz w:val="28"/>
          <w:szCs w:val="28"/>
          <w:lang w:val="en-ID"/>
        </w:rPr>
        <w:t xml:space="preserve"> di </w:t>
      </w:r>
      <w:proofErr w:type="spellStart"/>
      <w:r w:rsidR="00D2405D">
        <w:rPr>
          <w:rFonts w:ascii="Trebuchet MS" w:hAnsi="Trebuchet MS"/>
          <w:sz w:val="28"/>
          <w:szCs w:val="28"/>
          <w:lang w:val="en-ID"/>
        </w:rPr>
        <w:t>luar</w:t>
      </w:r>
      <w:proofErr w:type="spellEnd"/>
      <w:r w:rsidR="00D2405D">
        <w:rPr>
          <w:rFonts w:ascii="Trebuchet MS" w:hAnsi="Trebuchet MS"/>
          <w:sz w:val="28"/>
          <w:szCs w:val="28"/>
          <w:lang w:val="en-ID"/>
        </w:rPr>
        <w:t xml:space="preserve"> </w:t>
      </w:r>
      <w:r w:rsidR="00A924B7">
        <w:rPr>
          <w:rFonts w:ascii="Trebuchet MS" w:hAnsi="Trebuchet MS"/>
          <w:i/>
          <w:iCs/>
          <w:sz w:val="28"/>
          <w:szCs w:val="28"/>
          <w:lang w:val="en-ID"/>
        </w:rPr>
        <w:t>brand.</w:t>
      </w:r>
    </w:p>
    <w:p w14:paraId="25BB3108" w14:textId="154FDD17" w:rsidR="00B6733A" w:rsidRPr="00B6733A" w:rsidRDefault="00B6733A" w:rsidP="00B6733A">
      <w:pPr>
        <w:jc w:val="both"/>
        <w:rPr>
          <w:rFonts w:ascii="Trebuchet MS" w:hAnsi="Trebuchet MS"/>
          <w:sz w:val="28"/>
          <w:szCs w:val="28"/>
          <w:lang w:val="en-ID"/>
        </w:rPr>
      </w:pPr>
      <w:proofErr w:type="spellStart"/>
      <w:r>
        <w:rPr>
          <w:rFonts w:ascii="Trebuchet MS" w:hAnsi="Trebuchet MS"/>
          <w:sz w:val="28"/>
          <w:szCs w:val="28"/>
          <w:lang w:val="en-ID"/>
        </w:rPr>
        <w:t>Topik</w:t>
      </w:r>
      <w:proofErr w:type="spellEnd"/>
      <w:r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>
        <w:rPr>
          <w:rFonts w:ascii="Trebuchet MS" w:hAnsi="Trebuchet MS"/>
          <w:sz w:val="28"/>
          <w:szCs w:val="28"/>
          <w:lang w:val="en-ID"/>
        </w:rPr>
        <w:t>ini</w:t>
      </w:r>
      <w:proofErr w:type="spellEnd"/>
      <w:r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>
        <w:rPr>
          <w:rFonts w:ascii="Trebuchet MS" w:hAnsi="Trebuchet MS"/>
          <w:sz w:val="28"/>
          <w:szCs w:val="28"/>
          <w:lang w:val="en-ID"/>
        </w:rPr>
        <w:t>diangkat</w:t>
      </w:r>
      <w:proofErr w:type="spellEnd"/>
      <w:r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>
        <w:rPr>
          <w:rFonts w:ascii="Trebuchet MS" w:hAnsi="Trebuchet MS"/>
          <w:sz w:val="28"/>
          <w:szCs w:val="28"/>
          <w:lang w:val="en-ID"/>
        </w:rPr>
        <w:t>atas</w:t>
      </w:r>
      <w:proofErr w:type="spellEnd"/>
      <w:r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>
        <w:rPr>
          <w:rFonts w:ascii="Trebuchet MS" w:hAnsi="Trebuchet MS"/>
          <w:sz w:val="28"/>
          <w:szCs w:val="28"/>
          <w:lang w:val="en-ID"/>
        </w:rPr>
        <w:t>alasan</w:t>
      </w:r>
      <w:proofErr w:type="spellEnd"/>
      <w:r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>
        <w:rPr>
          <w:rFonts w:ascii="Trebuchet MS" w:hAnsi="Trebuchet MS"/>
          <w:sz w:val="28"/>
          <w:szCs w:val="28"/>
          <w:lang w:val="en-ID"/>
        </w:rPr>
        <w:t>bahwa</w:t>
      </w:r>
      <w:proofErr w:type="spellEnd"/>
      <w:r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tidak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semua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penggemar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r w:rsidRPr="00B6733A">
        <w:rPr>
          <w:rFonts w:ascii="Trebuchet MS" w:hAnsi="Trebuchet MS"/>
          <w:i/>
          <w:iCs/>
          <w:sz w:val="28"/>
          <w:szCs w:val="28"/>
          <w:lang w:val="en-ID"/>
        </w:rPr>
        <w:t xml:space="preserve">cosplay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memiliki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keterampilan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teknis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atau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waktu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luang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untuk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membuat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kostum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mereka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sendiri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. Proses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merajut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,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mendesain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pola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,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hingga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merakit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aksesori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memerlukan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usaha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dan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waktu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yang sangat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besar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.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Melalui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aplikasi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ini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, kami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menawarkan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solusi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bagi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mereka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yang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ingin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ber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>-</w:t>
      </w:r>
      <w:r w:rsidRPr="00B6733A">
        <w:rPr>
          <w:rFonts w:ascii="Trebuchet MS" w:hAnsi="Trebuchet MS"/>
          <w:i/>
          <w:iCs/>
          <w:sz w:val="28"/>
          <w:szCs w:val="28"/>
          <w:lang w:val="en-ID"/>
        </w:rPr>
        <w:t>cosplay</w:t>
      </w:r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dengan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kualitas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r>
        <w:rPr>
          <w:rFonts w:ascii="Trebuchet MS" w:hAnsi="Trebuchet MS"/>
          <w:i/>
          <w:iCs/>
          <w:sz w:val="28"/>
          <w:szCs w:val="28"/>
          <w:lang w:val="en-ID"/>
        </w:rPr>
        <w:t>custom</w:t>
      </w:r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namun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melalui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proses yang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jauh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lebih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sederhana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.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Pengguna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cukup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memberikan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spesifikasi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yang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diinginkan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dan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melakukan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pembayaran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,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sehingga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mereka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dapat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menghemat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waktu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berharga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tanpa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harus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direpotkan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dengan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kerumitan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produksi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mandiri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>.</w:t>
      </w:r>
    </w:p>
    <w:p w14:paraId="3D2A894C" w14:textId="615CBEF4" w:rsidR="008053D1" w:rsidRDefault="00B6733A" w:rsidP="00A924B7">
      <w:pPr>
        <w:jc w:val="both"/>
        <w:rPr>
          <w:rFonts w:ascii="Trebuchet MS" w:hAnsi="Trebuchet MS"/>
          <w:sz w:val="28"/>
          <w:szCs w:val="28"/>
          <w:lang w:val="en-ID"/>
        </w:rPr>
      </w:pPr>
      <w:r w:rsidRPr="00B6733A">
        <w:rPr>
          <w:rFonts w:ascii="Trebuchet MS" w:hAnsi="Trebuchet MS"/>
          <w:sz w:val="28"/>
          <w:szCs w:val="28"/>
          <w:lang w:val="en-ID"/>
        </w:rPr>
        <w:t xml:space="preserve">Harapan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dari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pengembangan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aplikasi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ini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adalah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agar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masyaraka</w:t>
      </w:r>
      <w:r w:rsidR="009C6AE6">
        <w:rPr>
          <w:rFonts w:ascii="Trebuchet MS" w:hAnsi="Trebuchet MS"/>
          <w:sz w:val="28"/>
          <w:szCs w:val="28"/>
          <w:lang w:val="en-ID"/>
        </w:rPr>
        <w:t>t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,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terutama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mereka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yang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memiliki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keterbatasan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waktu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dan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imajinasi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,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dapat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tetap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menyalurkan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hobi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r w:rsidRPr="00B6733A">
        <w:rPr>
          <w:rFonts w:ascii="Trebuchet MS" w:hAnsi="Trebuchet MS"/>
          <w:i/>
          <w:iCs/>
          <w:sz w:val="28"/>
          <w:szCs w:val="28"/>
          <w:lang w:val="en-ID"/>
        </w:rPr>
        <w:t>cosplay</w:t>
      </w:r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sesuai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keinginan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mereka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.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Dengan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layanan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ini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,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hambatan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teknis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dalam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pembuatan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kostum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tidak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lagi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menjadi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penghalang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untuk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berekspresi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. Selain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itu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,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sistem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pemberitahuan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r w:rsidRPr="009C4945">
        <w:rPr>
          <w:rFonts w:ascii="Trebuchet MS" w:hAnsi="Trebuchet MS"/>
          <w:i/>
          <w:iCs/>
          <w:sz w:val="28"/>
          <w:szCs w:val="28"/>
          <w:lang w:val="en-ID"/>
        </w:rPr>
        <w:t>event</w:t>
      </w:r>
      <w:r w:rsidRPr="00B6733A">
        <w:rPr>
          <w:rFonts w:ascii="Trebuchet MS" w:hAnsi="Trebuchet MS"/>
          <w:sz w:val="28"/>
          <w:szCs w:val="28"/>
          <w:lang w:val="en-ID"/>
        </w:rPr>
        <w:t xml:space="preserve"> yang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terintegrasi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diharapkan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dapat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memudahkan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pengguna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dalam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menemukan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waktu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dan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lokasi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yang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tepat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untuk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tampil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.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Secara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keseluruhan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,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aplikasi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ini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bertujuan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untuk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membuat</w:t>
      </w:r>
      <w:proofErr w:type="spellEnd"/>
      <w:r>
        <w:rPr>
          <w:rFonts w:ascii="Trebuchet MS" w:hAnsi="Trebuchet MS"/>
          <w:sz w:val="28"/>
          <w:szCs w:val="28"/>
          <w:lang w:val="en-ID"/>
        </w:rPr>
        <w:t xml:space="preserve"> </w:t>
      </w:r>
      <w:r w:rsidRPr="00B6733A">
        <w:rPr>
          <w:rFonts w:ascii="Trebuchet MS" w:hAnsi="Trebuchet MS"/>
          <w:i/>
          <w:iCs/>
          <w:sz w:val="28"/>
          <w:szCs w:val="28"/>
          <w:lang w:val="en-ID"/>
        </w:rPr>
        <w:t>cosplay</w:t>
      </w:r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menjadi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lebih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mudah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dijangkau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dan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dinikmati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oleh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lebih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6733A">
        <w:rPr>
          <w:rFonts w:ascii="Trebuchet MS" w:hAnsi="Trebuchet MS"/>
          <w:sz w:val="28"/>
          <w:szCs w:val="28"/>
          <w:lang w:val="en-ID"/>
        </w:rPr>
        <w:t>banyak</w:t>
      </w:r>
      <w:proofErr w:type="spellEnd"/>
      <w:r w:rsidRPr="00B6733A">
        <w:rPr>
          <w:rFonts w:ascii="Trebuchet MS" w:hAnsi="Trebuchet MS"/>
          <w:sz w:val="28"/>
          <w:szCs w:val="28"/>
          <w:lang w:val="en-ID"/>
        </w:rPr>
        <w:t xml:space="preserve"> orang.</w:t>
      </w:r>
    </w:p>
    <w:p w14:paraId="5B6C0E19" w14:textId="77777777" w:rsidR="006C6B1F" w:rsidRPr="00A924B7" w:rsidRDefault="006C6B1F" w:rsidP="00A924B7">
      <w:pPr>
        <w:jc w:val="both"/>
        <w:rPr>
          <w:rFonts w:ascii="Trebuchet MS" w:hAnsi="Trebuchet MS"/>
          <w:sz w:val="28"/>
          <w:szCs w:val="28"/>
          <w:lang w:val="en-ID"/>
        </w:rPr>
      </w:pPr>
    </w:p>
    <w:p w14:paraId="7605DD3D" w14:textId="5EE98EAA" w:rsidR="008053D1" w:rsidRPr="00E42EFB" w:rsidRDefault="008053D1" w:rsidP="00E42EFB">
      <w:pPr>
        <w:jc w:val="center"/>
        <w:rPr>
          <w:rFonts w:ascii="Trebuchet MS" w:hAnsi="Trebuchet MS"/>
          <w:b/>
          <w:bCs/>
          <w:sz w:val="52"/>
          <w:szCs w:val="52"/>
        </w:rPr>
      </w:pPr>
      <w:r w:rsidRPr="008053D1">
        <w:rPr>
          <w:rFonts w:ascii="Trebuchet MS" w:hAnsi="Trebuchet MS"/>
          <w:b/>
          <w:bCs/>
          <w:sz w:val="52"/>
          <w:szCs w:val="52"/>
        </w:rPr>
        <w:lastRenderedPageBreak/>
        <w:t>Fitur</w:t>
      </w:r>
    </w:p>
    <w:p w14:paraId="79DF33D4" w14:textId="7D4EBCFF" w:rsidR="003C4A28" w:rsidRPr="004F6AC8" w:rsidRDefault="003C4A28" w:rsidP="00457C50">
      <w:pPr>
        <w:pStyle w:val="ListParagraph"/>
        <w:numPr>
          <w:ilvl w:val="0"/>
          <w:numId w:val="6"/>
        </w:numPr>
        <w:ind w:left="426" w:hanging="426"/>
        <w:jc w:val="both"/>
        <w:rPr>
          <w:rFonts w:ascii="Trebuchet MS" w:hAnsi="Trebuchet MS"/>
          <w:b/>
          <w:bCs/>
          <w:i/>
          <w:iCs/>
          <w:sz w:val="28"/>
          <w:szCs w:val="28"/>
          <w:lang w:val="en-ID"/>
        </w:rPr>
      </w:pPr>
      <w:proofErr w:type="spellStart"/>
      <w:r w:rsidRPr="003C4A28">
        <w:rPr>
          <w:rFonts w:ascii="Trebuchet MS" w:hAnsi="Trebuchet MS"/>
          <w:b/>
          <w:bCs/>
          <w:i/>
          <w:iCs/>
          <w:sz w:val="28"/>
          <w:szCs w:val="28"/>
          <w:lang w:val="en-ID"/>
        </w:rPr>
        <w:t>Autentikasi</w:t>
      </w:r>
      <w:proofErr w:type="spellEnd"/>
      <w:r w:rsidRPr="003C4A28">
        <w:rPr>
          <w:rFonts w:ascii="Trebuchet MS" w:hAnsi="Trebuchet MS"/>
          <w:b/>
          <w:bCs/>
          <w:i/>
          <w:iCs/>
          <w:sz w:val="28"/>
          <w:szCs w:val="28"/>
          <w:lang w:val="en-ID"/>
        </w:rPr>
        <w:t xml:space="preserve"> User &amp; </w:t>
      </w:r>
      <w:proofErr w:type="spellStart"/>
      <w:r w:rsidRPr="003C4A28">
        <w:rPr>
          <w:rFonts w:ascii="Trebuchet MS" w:hAnsi="Trebuchet MS"/>
          <w:b/>
          <w:bCs/>
          <w:i/>
          <w:iCs/>
          <w:sz w:val="28"/>
          <w:szCs w:val="28"/>
          <w:lang w:val="en-ID"/>
        </w:rPr>
        <w:t>Manajemen</w:t>
      </w:r>
      <w:proofErr w:type="spellEnd"/>
      <w:r w:rsidRPr="003C4A28">
        <w:rPr>
          <w:rFonts w:ascii="Trebuchet MS" w:hAnsi="Trebuchet MS"/>
          <w:b/>
          <w:bCs/>
          <w:i/>
          <w:iCs/>
          <w:sz w:val="28"/>
          <w:szCs w:val="28"/>
          <w:lang w:val="en-ID"/>
        </w:rPr>
        <w:t xml:space="preserve"> Profile (Fitur Pendaftaran)</w:t>
      </w:r>
    </w:p>
    <w:p w14:paraId="6B4EF501" w14:textId="77777777" w:rsidR="00A20171" w:rsidRDefault="00A20171" w:rsidP="00A20171">
      <w:pPr>
        <w:pStyle w:val="ListParagraph"/>
        <w:ind w:left="426"/>
        <w:jc w:val="both"/>
        <w:rPr>
          <w:rFonts w:ascii="Trebuchet MS" w:hAnsi="Trebuchet MS"/>
          <w:sz w:val="28"/>
          <w:szCs w:val="28"/>
          <w:lang w:val="en-ID"/>
        </w:rPr>
      </w:pPr>
    </w:p>
    <w:p w14:paraId="37111295" w14:textId="681FC3DC" w:rsidR="00A20171" w:rsidRDefault="00A20171" w:rsidP="00A20171">
      <w:pPr>
        <w:pStyle w:val="ListParagraph"/>
        <w:ind w:left="0"/>
        <w:jc w:val="both"/>
        <w:rPr>
          <w:rFonts w:ascii="Trebuchet MS" w:hAnsi="Trebuchet MS"/>
          <w:sz w:val="28"/>
          <w:szCs w:val="28"/>
        </w:rPr>
      </w:pPr>
      <w:r w:rsidRPr="00A20171">
        <w:rPr>
          <w:rFonts w:ascii="Trebuchet MS" w:hAnsi="Trebuchet MS"/>
          <w:sz w:val="28"/>
          <w:szCs w:val="28"/>
        </w:rPr>
        <w:t xml:space="preserve">Fitur ini </w:t>
      </w:r>
      <w:proofErr w:type="spellStart"/>
      <w:r w:rsidRPr="00A20171">
        <w:rPr>
          <w:rFonts w:ascii="Trebuchet MS" w:hAnsi="Trebuchet MS"/>
          <w:sz w:val="28"/>
          <w:szCs w:val="28"/>
        </w:rPr>
        <w:t>digunakan</w:t>
      </w:r>
      <w:proofErr w:type="spellEnd"/>
      <w:r w:rsidRPr="00A20171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A20171">
        <w:rPr>
          <w:rFonts w:ascii="Trebuchet MS" w:hAnsi="Trebuchet MS"/>
          <w:sz w:val="28"/>
          <w:szCs w:val="28"/>
        </w:rPr>
        <w:t>untuk</w:t>
      </w:r>
      <w:proofErr w:type="spellEnd"/>
      <w:r w:rsidRPr="00A20171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A20171">
        <w:rPr>
          <w:rFonts w:ascii="Trebuchet MS" w:hAnsi="Trebuchet MS"/>
          <w:sz w:val="28"/>
          <w:szCs w:val="28"/>
        </w:rPr>
        <w:t>mengelola</w:t>
      </w:r>
      <w:proofErr w:type="spellEnd"/>
      <w:r w:rsidRPr="00A20171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A20171">
        <w:rPr>
          <w:rFonts w:ascii="Trebuchet MS" w:hAnsi="Trebuchet MS"/>
          <w:sz w:val="28"/>
          <w:szCs w:val="28"/>
        </w:rPr>
        <w:t>identitas</w:t>
      </w:r>
      <w:proofErr w:type="spellEnd"/>
      <w:r w:rsidRPr="00A20171">
        <w:rPr>
          <w:rFonts w:ascii="Trebuchet MS" w:hAnsi="Trebuchet MS"/>
          <w:sz w:val="28"/>
          <w:szCs w:val="28"/>
        </w:rPr>
        <w:t xml:space="preserve"> user </w:t>
      </w:r>
      <w:proofErr w:type="spellStart"/>
      <w:r w:rsidRPr="00A20171">
        <w:rPr>
          <w:rFonts w:ascii="Trebuchet MS" w:hAnsi="Trebuchet MS"/>
          <w:sz w:val="28"/>
          <w:szCs w:val="28"/>
        </w:rPr>
        <w:t>dalam</w:t>
      </w:r>
      <w:proofErr w:type="spellEnd"/>
      <w:r w:rsidRPr="00A20171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A20171">
        <w:rPr>
          <w:rFonts w:ascii="Trebuchet MS" w:hAnsi="Trebuchet MS"/>
          <w:sz w:val="28"/>
          <w:szCs w:val="28"/>
        </w:rPr>
        <w:t>aplikasi</w:t>
      </w:r>
      <w:proofErr w:type="spellEnd"/>
      <w:r w:rsidRPr="00A20171">
        <w:rPr>
          <w:rFonts w:ascii="Trebuchet MS" w:hAnsi="Trebuchet MS"/>
          <w:sz w:val="28"/>
          <w:szCs w:val="28"/>
        </w:rPr>
        <w:t xml:space="preserve"> yang </w:t>
      </w:r>
      <w:proofErr w:type="spellStart"/>
      <w:r w:rsidRPr="00A20171">
        <w:rPr>
          <w:rFonts w:ascii="Trebuchet MS" w:hAnsi="Trebuchet MS"/>
          <w:sz w:val="28"/>
          <w:szCs w:val="28"/>
        </w:rPr>
        <w:t>mencakup</w:t>
      </w:r>
      <w:proofErr w:type="spellEnd"/>
      <w:r w:rsidRPr="00A20171">
        <w:rPr>
          <w:rFonts w:ascii="Trebuchet MS" w:hAnsi="Trebuchet MS"/>
          <w:sz w:val="28"/>
          <w:szCs w:val="28"/>
        </w:rPr>
        <w:t xml:space="preserve"> proses </w:t>
      </w:r>
      <w:proofErr w:type="spellStart"/>
      <w:r w:rsidRPr="00A20171">
        <w:rPr>
          <w:rFonts w:ascii="Trebuchet MS" w:hAnsi="Trebuchet MS"/>
          <w:sz w:val="28"/>
          <w:szCs w:val="28"/>
        </w:rPr>
        <w:t>registrasi</w:t>
      </w:r>
      <w:proofErr w:type="spellEnd"/>
      <w:r w:rsidRPr="00A20171">
        <w:rPr>
          <w:rFonts w:ascii="Trebuchet MS" w:hAnsi="Trebuchet MS"/>
          <w:sz w:val="28"/>
          <w:szCs w:val="28"/>
        </w:rPr>
        <w:t xml:space="preserve"> atau </w:t>
      </w:r>
      <w:proofErr w:type="spellStart"/>
      <w:r w:rsidRPr="00A20171">
        <w:rPr>
          <w:rFonts w:ascii="Trebuchet MS" w:hAnsi="Trebuchet MS"/>
          <w:sz w:val="28"/>
          <w:szCs w:val="28"/>
        </w:rPr>
        <w:t>pembuatan</w:t>
      </w:r>
      <w:proofErr w:type="spellEnd"/>
      <w:r w:rsidRPr="00A20171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A20171">
        <w:rPr>
          <w:rFonts w:ascii="Trebuchet MS" w:hAnsi="Trebuchet MS"/>
          <w:sz w:val="28"/>
          <w:szCs w:val="28"/>
        </w:rPr>
        <w:t>akun</w:t>
      </w:r>
      <w:proofErr w:type="spellEnd"/>
      <w:r w:rsidRPr="00A20171">
        <w:rPr>
          <w:rFonts w:ascii="Trebuchet MS" w:hAnsi="Trebuchet MS"/>
          <w:sz w:val="28"/>
          <w:szCs w:val="28"/>
        </w:rPr>
        <w:t xml:space="preserve">, login, dan lupa password (reset password) yang </w:t>
      </w:r>
      <w:proofErr w:type="spellStart"/>
      <w:r w:rsidRPr="00A20171">
        <w:rPr>
          <w:rFonts w:ascii="Trebuchet MS" w:hAnsi="Trebuchet MS"/>
          <w:sz w:val="28"/>
          <w:szCs w:val="28"/>
        </w:rPr>
        <w:t>memerlukan</w:t>
      </w:r>
      <w:proofErr w:type="spellEnd"/>
      <w:r w:rsidRPr="00A20171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A20171">
        <w:rPr>
          <w:rFonts w:ascii="Trebuchet MS" w:hAnsi="Trebuchet MS"/>
          <w:sz w:val="28"/>
          <w:szCs w:val="28"/>
        </w:rPr>
        <w:t>autentikasi</w:t>
      </w:r>
      <w:proofErr w:type="spellEnd"/>
      <w:r w:rsidRPr="00A20171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A20171">
        <w:rPr>
          <w:rFonts w:ascii="Trebuchet MS" w:hAnsi="Trebuchet MS"/>
          <w:sz w:val="28"/>
          <w:szCs w:val="28"/>
        </w:rPr>
        <w:t>untuk</w:t>
      </w:r>
      <w:proofErr w:type="spellEnd"/>
      <w:r w:rsidRPr="00A20171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A20171">
        <w:rPr>
          <w:rFonts w:ascii="Trebuchet MS" w:hAnsi="Trebuchet MS"/>
          <w:sz w:val="28"/>
          <w:szCs w:val="28"/>
        </w:rPr>
        <w:t>memastikan</w:t>
      </w:r>
      <w:proofErr w:type="spellEnd"/>
      <w:r w:rsidRPr="00A20171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A20171">
        <w:rPr>
          <w:rFonts w:ascii="Trebuchet MS" w:hAnsi="Trebuchet MS"/>
          <w:sz w:val="28"/>
          <w:szCs w:val="28"/>
        </w:rPr>
        <w:t>hanya</w:t>
      </w:r>
      <w:proofErr w:type="spellEnd"/>
      <w:r w:rsidRPr="00A20171">
        <w:rPr>
          <w:rFonts w:ascii="Trebuchet MS" w:hAnsi="Trebuchet MS"/>
          <w:sz w:val="28"/>
          <w:szCs w:val="28"/>
        </w:rPr>
        <w:t xml:space="preserve"> user yang </w:t>
      </w:r>
      <w:proofErr w:type="spellStart"/>
      <w:r w:rsidRPr="00A20171">
        <w:rPr>
          <w:rFonts w:ascii="Trebuchet MS" w:hAnsi="Trebuchet MS"/>
          <w:sz w:val="28"/>
          <w:szCs w:val="28"/>
        </w:rPr>
        <w:t>memiliki</w:t>
      </w:r>
      <w:proofErr w:type="spellEnd"/>
      <w:r w:rsidRPr="00A20171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A20171">
        <w:rPr>
          <w:rFonts w:ascii="Trebuchet MS" w:hAnsi="Trebuchet MS"/>
          <w:sz w:val="28"/>
          <w:szCs w:val="28"/>
        </w:rPr>
        <w:t>akses</w:t>
      </w:r>
      <w:proofErr w:type="spellEnd"/>
      <w:r w:rsidRPr="00A20171">
        <w:rPr>
          <w:rFonts w:ascii="Trebuchet MS" w:hAnsi="Trebuchet MS"/>
          <w:sz w:val="28"/>
          <w:szCs w:val="28"/>
        </w:rPr>
        <w:t xml:space="preserve"> yang </w:t>
      </w:r>
      <w:proofErr w:type="spellStart"/>
      <w:r w:rsidRPr="00A20171">
        <w:rPr>
          <w:rFonts w:ascii="Trebuchet MS" w:hAnsi="Trebuchet MS"/>
          <w:sz w:val="28"/>
          <w:szCs w:val="28"/>
        </w:rPr>
        <w:t>dapat</w:t>
      </w:r>
      <w:proofErr w:type="spellEnd"/>
      <w:r w:rsidRPr="00A20171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A20171">
        <w:rPr>
          <w:rFonts w:ascii="Trebuchet MS" w:hAnsi="Trebuchet MS"/>
          <w:sz w:val="28"/>
          <w:szCs w:val="28"/>
        </w:rPr>
        <w:t>masuk</w:t>
      </w:r>
      <w:proofErr w:type="spellEnd"/>
      <w:r w:rsidRPr="00A20171">
        <w:rPr>
          <w:rFonts w:ascii="Trebuchet MS" w:hAnsi="Trebuchet MS"/>
          <w:sz w:val="28"/>
          <w:szCs w:val="28"/>
        </w:rPr>
        <w:t xml:space="preserve"> ke </w:t>
      </w:r>
      <w:proofErr w:type="spellStart"/>
      <w:r w:rsidRPr="00A20171">
        <w:rPr>
          <w:rFonts w:ascii="Trebuchet MS" w:hAnsi="Trebuchet MS"/>
          <w:sz w:val="28"/>
          <w:szCs w:val="28"/>
        </w:rPr>
        <w:t>aplikasi</w:t>
      </w:r>
      <w:proofErr w:type="spellEnd"/>
      <w:r w:rsidRPr="00A20171">
        <w:rPr>
          <w:rFonts w:ascii="Trebuchet MS" w:hAnsi="Trebuchet MS"/>
          <w:sz w:val="28"/>
          <w:szCs w:val="28"/>
        </w:rPr>
        <w:t xml:space="preserve">. Selain itu, </w:t>
      </w:r>
      <w:proofErr w:type="spellStart"/>
      <w:r w:rsidRPr="00A20171">
        <w:rPr>
          <w:rFonts w:ascii="Trebuchet MS" w:hAnsi="Trebuchet MS"/>
          <w:sz w:val="28"/>
          <w:szCs w:val="28"/>
        </w:rPr>
        <w:t>fitur</w:t>
      </w:r>
      <w:proofErr w:type="spellEnd"/>
      <w:r w:rsidRPr="00A20171">
        <w:rPr>
          <w:rFonts w:ascii="Trebuchet MS" w:hAnsi="Trebuchet MS"/>
          <w:sz w:val="28"/>
          <w:szCs w:val="28"/>
        </w:rPr>
        <w:t xml:space="preserve"> ini juga </w:t>
      </w:r>
      <w:proofErr w:type="spellStart"/>
      <w:r w:rsidRPr="00A20171">
        <w:rPr>
          <w:rFonts w:ascii="Trebuchet MS" w:hAnsi="Trebuchet MS"/>
          <w:sz w:val="28"/>
          <w:szCs w:val="28"/>
        </w:rPr>
        <w:t>menyediakan</w:t>
      </w:r>
      <w:proofErr w:type="spellEnd"/>
      <w:r w:rsidRPr="00A20171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A20171">
        <w:rPr>
          <w:rFonts w:ascii="Trebuchet MS" w:hAnsi="Trebuchet MS"/>
          <w:sz w:val="28"/>
          <w:szCs w:val="28"/>
        </w:rPr>
        <w:t>manajemen</w:t>
      </w:r>
      <w:proofErr w:type="spellEnd"/>
      <w:r w:rsidRPr="00A20171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A20171">
        <w:rPr>
          <w:rFonts w:ascii="Trebuchet MS" w:hAnsi="Trebuchet MS"/>
          <w:sz w:val="28"/>
          <w:szCs w:val="28"/>
        </w:rPr>
        <w:t>profil</w:t>
      </w:r>
      <w:proofErr w:type="spellEnd"/>
      <w:r w:rsidRPr="00A20171">
        <w:rPr>
          <w:rFonts w:ascii="Trebuchet MS" w:hAnsi="Trebuchet MS"/>
          <w:sz w:val="28"/>
          <w:szCs w:val="28"/>
        </w:rPr>
        <w:t xml:space="preserve"> yang </w:t>
      </w:r>
      <w:proofErr w:type="spellStart"/>
      <w:r w:rsidRPr="00A20171">
        <w:rPr>
          <w:rFonts w:ascii="Trebuchet MS" w:hAnsi="Trebuchet MS"/>
          <w:sz w:val="28"/>
          <w:szCs w:val="28"/>
        </w:rPr>
        <w:t>memungkinkan</w:t>
      </w:r>
      <w:proofErr w:type="spellEnd"/>
      <w:r w:rsidRPr="00A20171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A20171">
        <w:rPr>
          <w:rFonts w:ascii="Trebuchet MS" w:hAnsi="Trebuchet MS"/>
          <w:sz w:val="28"/>
          <w:szCs w:val="28"/>
        </w:rPr>
        <w:t>pengguna</w:t>
      </w:r>
      <w:proofErr w:type="spellEnd"/>
      <w:r w:rsidRPr="00A20171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A20171">
        <w:rPr>
          <w:rFonts w:ascii="Trebuchet MS" w:hAnsi="Trebuchet MS"/>
          <w:sz w:val="28"/>
          <w:szCs w:val="28"/>
        </w:rPr>
        <w:t>mengatur</w:t>
      </w:r>
      <w:proofErr w:type="spellEnd"/>
      <w:r w:rsidRPr="00A20171">
        <w:rPr>
          <w:rFonts w:ascii="Trebuchet MS" w:hAnsi="Trebuchet MS"/>
          <w:sz w:val="28"/>
          <w:szCs w:val="28"/>
        </w:rPr>
        <w:t xml:space="preserve"> dan </w:t>
      </w:r>
      <w:proofErr w:type="spellStart"/>
      <w:r w:rsidRPr="00A20171">
        <w:rPr>
          <w:rFonts w:ascii="Trebuchet MS" w:hAnsi="Trebuchet MS"/>
          <w:sz w:val="28"/>
          <w:szCs w:val="28"/>
        </w:rPr>
        <w:t>memperbarui</w:t>
      </w:r>
      <w:proofErr w:type="spellEnd"/>
      <w:r w:rsidRPr="00A20171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A20171">
        <w:rPr>
          <w:rFonts w:ascii="Trebuchet MS" w:hAnsi="Trebuchet MS"/>
          <w:sz w:val="28"/>
          <w:szCs w:val="28"/>
        </w:rPr>
        <w:t>informasi</w:t>
      </w:r>
      <w:proofErr w:type="spellEnd"/>
      <w:r w:rsidRPr="00A20171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A20171">
        <w:rPr>
          <w:rFonts w:ascii="Trebuchet MS" w:hAnsi="Trebuchet MS"/>
          <w:sz w:val="28"/>
          <w:szCs w:val="28"/>
        </w:rPr>
        <w:t>akun</w:t>
      </w:r>
      <w:proofErr w:type="spellEnd"/>
      <w:r w:rsidRPr="00A20171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A20171">
        <w:rPr>
          <w:rFonts w:ascii="Trebuchet MS" w:hAnsi="Trebuchet MS"/>
          <w:sz w:val="28"/>
          <w:szCs w:val="28"/>
        </w:rPr>
        <w:t>seperti</w:t>
      </w:r>
      <w:proofErr w:type="spellEnd"/>
      <w:r w:rsidRPr="00A20171">
        <w:rPr>
          <w:rFonts w:ascii="Trebuchet MS" w:hAnsi="Trebuchet MS"/>
          <w:sz w:val="28"/>
          <w:szCs w:val="28"/>
        </w:rPr>
        <w:t xml:space="preserve"> foto </w:t>
      </w:r>
      <w:proofErr w:type="spellStart"/>
      <w:r w:rsidRPr="00A20171">
        <w:rPr>
          <w:rFonts w:ascii="Trebuchet MS" w:hAnsi="Trebuchet MS"/>
          <w:sz w:val="28"/>
          <w:szCs w:val="28"/>
        </w:rPr>
        <w:t>profil</w:t>
      </w:r>
      <w:proofErr w:type="spellEnd"/>
      <w:r w:rsidRPr="00A20171">
        <w:rPr>
          <w:rFonts w:ascii="Trebuchet MS" w:hAnsi="Trebuchet MS"/>
          <w:sz w:val="28"/>
          <w:szCs w:val="28"/>
        </w:rPr>
        <w:t xml:space="preserve">, nama </w:t>
      </w:r>
      <w:proofErr w:type="spellStart"/>
      <w:r w:rsidRPr="00A20171">
        <w:rPr>
          <w:rFonts w:ascii="Trebuchet MS" w:hAnsi="Trebuchet MS"/>
          <w:sz w:val="28"/>
          <w:szCs w:val="28"/>
        </w:rPr>
        <w:t>pengguna</w:t>
      </w:r>
      <w:proofErr w:type="spellEnd"/>
      <w:r w:rsidRPr="00A20171">
        <w:rPr>
          <w:rFonts w:ascii="Trebuchet MS" w:hAnsi="Trebuchet MS"/>
          <w:sz w:val="28"/>
          <w:szCs w:val="28"/>
        </w:rPr>
        <w:t xml:space="preserve">, email, password, dan </w:t>
      </w:r>
      <w:proofErr w:type="spellStart"/>
      <w:r w:rsidRPr="00A20171">
        <w:rPr>
          <w:rFonts w:ascii="Trebuchet MS" w:hAnsi="Trebuchet MS"/>
          <w:sz w:val="28"/>
          <w:szCs w:val="28"/>
        </w:rPr>
        <w:t>pengaturan</w:t>
      </w:r>
      <w:proofErr w:type="spellEnd"/>
      <w:r w:rsidRPr="00A20171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A20171">
        <w:rPr>
          <w:rFonts w:ascii="Trebuchet MS" w:hAnsi="Trebuchet MS"/>
          <w:sz w:val="28"/>
          <w:szCs w:val="28"/>
        </w:rPr>
        <w:t>lainnya</w:t>
      </w:r>
      <w:proofErr w:type="spellEnd"/>
      <w:r w:rsidRPr="00A20171">
        <w:rPr>
          <w:rFonts w:ascii="Trebuchet MS" w:hAnsi="Trebuchet MS"/>
          <w:sz w:val="28"/>
          <w:szCs w:val="28"/>
        </w:rPr>
        <w:t xml:space="preserve">. </w:t>
      </w:r>
      <w:proofErr w:type="spellStart"/>
      <w:r w:rsidRPr="00A20171">
        <w:rPr>
          <w:rFonts w:ascii="Trebuchet MS" w:hAnsi="Trebuchet MS"/>
          <w:sz w:val="28"/>
          <w:szCs w:val="28"/>
        </w:rPr>
        <w:t>Dengan</w:t>
      </w:r>
      <w:proofErr w:type="spellEnd"/>
      <w:r w:rsidRPr="00A20171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A20171">
        <w:rPr>
          <w:rFonts w:ascii="Trebuchet MS" w:hAnsi="Trebuchet MS"/>
          <w:sz w:val="28"/>
          <w:szCs w:val="28"/>
        </w:rPr>
        <w:t>adanya</w:t>
      </w:r>
      <w:proofErr w:type="spellEnd"/>
      <w:r w:rsidRPr="00A20171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A20171">
        <w:rPr>
          <w:rFonts w:ascii="Trebuchet MS" w:hAnsi="Trebuchet MS"/>
          <w:sz w:val="28"/>
          <w:szCs w:val="28"/>
        </w:rPr>
        <w:t>fitur</w:t>
      </w:r>
      <w:proofErr w:type="spellEnd"/>
      <w:r w:rsidRPr="00A20171">
        <w:rPr>
          <w:rFonts w:ascii="Trebuchet MS" w:hAnsi="Trebuchet MS"/>
          <w:sz w:val="28"/>
          <w:szCs w:val="28"/>
        </w:rPr>
        <w:t xml:space="preserve"> ini, </w:t>
      </w:r>
      <w:proofErr w:type="spellStart"/>
      <w:r w:rsidRPr="00A20171">
        <w:rPr>
          <w:rFonts w:ascii="Trebuchet MS" w:hAnsi="Trebuchet MS"/>
          <w:sz w:val="28"/>
          <w:szCs w:val="28"/>
        </w:rPr>
        <w:t>pengguna</w:t>
      </w:r>
      <w:proofErr w:type="spellEnd"/>
      <w:r w:rsidRPr="00A20171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A20171">
        <w:rPr>
          <w:rFonts w:ascii="Trebuchet MS" w:hAnsi="Trebuchet MS"/>
          <w:sz w:val="28"/>
          <w:szCs w:val="28"/>
        </w:rPr>
        <w:t>bisa</w:t>
      </w:r>
      <w:proofErr w:type="spellEnd"/>
      <w:r w:rsidRPr="00A20171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A20171">
        <w:rPr>
          <w:rFonts w:ascii="Trebuchet MS" w:hAnsi="Trebuchet MS"/>
          <w:sz w:val="28"/>
          <w:szCs w:val="28"/>
        </w:rPr>
        <w:t>menggunakan</w:t>
      </w:r>
      <w:proofErr w:type="spellEnd"/>
      <w:r w:rsidRPr="00A20171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A20171">
        <w:rPr>
          <w:rFonts w:ascii="Trebuchet MS" w:hAnsi="Trebuchet MS"/>
          <w:sz w:val="28"/>
          <w:szCs w:val="28"/>
        </w:rPr>
        <w:t>aplikasi</w:t>
      </w:r>
      <w:proofErr w:type="spellEnd"/>
      <w:r w:rsidRPr="00A20171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A20171">
        <w:rPr>
          <w:rFonts w:ascii="Trebuchet MS" w:hAnsi="Trebuchet MS"/>
          <w:sz w:val="28"/>
          <w:szCs w:val="28"/>
        </w:rPr>
        <w:t>dengan</w:t>
      </w:r>
      <w:proofErr w:type="spellEnd"/>
      <w:r w:rsidRPr="00A20171">
        <w:rPr>
          <w:rFonts w:ascii="Trebuchet MS" w:hAnsi="Trebuchet MS"/>
          <w:sz w:val="28"/>
          <w:szCs w:val="28"/>
        </w:rPr>
        <w:t xml:space="preserve"> lebih </w:t>
      </w:r>
      <w:proofErr w:type="spellStart"/>
      <w:r w:rsidRPr="00A20171">
        <w:rPr>
          <w:rFonts w:ascii="Trebuchet MS" w:hAnsi="Trebuchet MS"/>
          <w:sz w:val="28"/>
          <w:szCs w:val="28"/>
        </w:rPr>
        <w:t>aman</w:t>
      </w:r>
      <w:proofErr w:type="spellEnd"/>
      <w:r w:rsidRPr="00A20171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A20171">
        <w:rPr>
          <w:rFonts w:ascii="Trebuchet MS" w:hAnsi="Trebuchet MS"/>
          <w:sz w:val="28"/>
          <w:szCs w:val="28"/>
        </w:rPr>
        <w:t>sekaligus</w:t>
      </w:r>
      <w:proofErr w:type="spellEnd"/>
      <w:r w:rsidRPr="00A20171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A20171">
        <w:rPr>
          <w:rFonts w:ascii="Trebuchet MS" w:hAnsi="Trebuchet MS"/>
          <w:sz w:val="28"/>
          <w:szCs w:val="28"/>
        </w:rPr>
        <w:t>menyesuaikan</w:t>
      </w:r>
      <w:proofErr w:type="spellEnd"/>
      <w:r w:rsidRPr="00A20171">
        <w:rPr>
          <w:rFonts w:ascii="Trebuchet MS" w:hAnsi="Trebuchet MS"/>
          <w:sz w:val="28"/>
          <w:szCs w:val="28"/>
        </w:rPr>
        <w:t xml:space="preserve"> dan </w:t>
      </w:r>
      <w:proofErr w:type="spellStart"/>
      <w:r w:rsidRPr="00A20171">
        <w:rPr>
          <w:rFonts w:ascii="Trebuchet MS" w:hAnsi="Trebuchet MS"/>
          <w:sz w:val="28"/>
          <w:szCs w:val="28"/>
        </w:rPr>
        <w:t>mengelola</w:t>
      </w:r>
      <w:proofErr w:type="spellEnd"/>
      <w:r w:rsidRPr="00A20171">
        <w:rPr>
          <w:rFonts w:ascii="Trebuchet MS" w:hAnsi="Trebuchet MS"/>
          <w:sz w:val="28"/>
          <w:szCs w:val="28"/>
        </w:rPr>
        <w:t xml:space="preserve"> data </w:t>
      </w:r>
      <w:proofErr w:type="spellStart"/>
      <w:r w:rsidRPr="00A20171">
        <w:rPr>
          <w:rFonts w:ascii="Trebuchet MS" w:hAnsi="Trebuchet MS"/>
          <w:sz w:val="28"/>
          <w:szCs w:val="28"/>
        </w:rPr>
        <w:t>profil</w:t>
      </w:r>
      <w:proofErr w:type="spellEnd"/>
      <w:r w:rsidRPr="00A20171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A20171">
        <w:rPr>
          <w:rFonts w:ascii="Trebuchet MS" w:hAnsi="Trebuchet MS"/>
          <w:sz w:val="28"/>
          <w:szCs w:val="28"/>
        </w:rPr>
        <w:t>mereka</w:t>
      </w:r>
      <w:proofErr w:type="spellEnd"/>
      <w:r w:rsidRPr="00A20171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A20171">
        <w:rPr>
          <w:rFonts w:ascii="Trebuchet MS" w:hAnsi="Trebuchet MS"/>
          <w:sz w:val="28"/>
          <w:szCs w:val="28"/>
        </w:rPr>
        <w:t>sesuai</w:t>
      </w:r>
      <w:proofErr w:type="spellEnd"/>
      <w:r w:rsidRPr="00A20171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A20171">
        <w:rPr>
          <w:rFonts w:ascii="Trebuchet MS" w:hAnsi="Trebuchet MS"/>
          <w:sz w:val="28"/>
          <w:szCs w:val="28"/>
        </w:rPr>
        <w:t>kebutuhan</w:t>
      </w:r>
      <w:proofErr w:type="spellEnd"/>
      <w:r w:rsidRPr="00A20171">
        <w:rPr>
          <w:rFonts w:ascii="Trebuchet MS" w:hAnsi="Trebuchet MS"/>
          <w:sz w:val="28"/>
          <w:szCs w:val="28"/>
        </w:rPr>
        <w:t>.</w:t>
      </w:r>
    </w:p>
    <w:p w14:paraId="72C8E8BD" w14:textId="77777777" w:rsidR="00A20171" w:rsidRDefault="00A20171" w:rsidP="00A20171">
      <w:pPr>
        <w:pStyle w:val="ListParagraph"/>
        <w:ind w:left="0"/>
        <w:jc w:val="both"/>
        <w:rPr>
          <w:rFonts w:ascii="Trebuchet MS" w:hAnsi="Trebuchet MS"/>
          <w:sz w:val="28"/>
          <w:szCs w:val="28"/>
        </w:rPr>
      </w:pPr>
    </w:p>
    <w:p w14:paraId="481BF49E" w14:textId="4F1A17D4" w:rsidR="007510A0" w:rsidRDefault="00A20171" w:rsidP="00A20171">
      <w:pPr>
        <w:pStyle w:val="ListParagraph"/>
        <w:ind w:left="0"/>
        <w:jc w:val="both"/>
        <w:rPr>
          <w:rFonts w:ascii="Trebuchet MS" w:hAnsi="Trebuchet MS"/>
          <w:sz w:val="28"/>
          <w:szCs w:val="28"/>
        </w:rPr>
      </w:pPr>
      <w:proofErr w:type="spellStart"/>
      <w:r w:rsidRPr="00A20171">
        <w:rPr>
          <w:rFonts w:ascii="Trebuchet MS" w:hAnsi="Trebuchet MS"/>
          <w:sz w:val="28"/>
          <w:szCs w:val="28"/>
        </w:rPr>
        <w:t>Berikut</w:t>
      </w:r>
      <w:proofErr w:type="spellEnd"/>
      <w:r w:rsidRPr="00A20171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A20171">
        <w:rPr>
          <w:rFonts w:ascii="Trebuchet MS" w:hAnsi="Trebuchet MS"/>
          <w:sz w:val="28"/>
          <w:szCs w:val="28"/>
        </w:rPr>
        <w:t>adalah</w:t>
      </w:r>
      <w:proofErr w:type="spellEnd"/>
      <w:r w:rsidRPr="00A20171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A20171">
        <w:rPr>
          <w:rFonts w:ascii="Trebuchet MS" w:hAnsi="Trebuchet MS"/>
          <w:sz w:val="28"/>
          <w:szCs w:val="28"/>
        </w:rPr>
        <w:t>tampilan</w:t>
      </w:r>
      <w:proofErr w:type="spellEnd"/>
      <w:r w:rsidRPr="00A20171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A20171">
        <w:rPr>
          <w:rFonts w:ascii="Trebuchet MS" w:hAnsi="Trebuchet MS"/>
          <w:sz w:val="28"/>
          <w:szCs w:val="28"/>
        </w:rPr>
        <w:t>halamannya</w:t>
      </w:r>
      <w:proofErr w:type="spellEnd"/>
      <w:r w:rsidRPr="00A20171">
        <w:rPr>
          <w:rFonts w:ascii="Trebuchet MS" w:hAnsi="Trebuchet MS"/>
          <w:sz w:val="28"/>
          <w:szCs w:val="28"/>
        </w:rPr>
        <w:t>:</w:t>
      </w:r>
    </w:p>
    <w:p w14:paraId="25ED0769" w14:textId="77777777" w:rsidR="00A20171" w:rsidRDefault="00A20171" w:rsidP="00A20171">
      <w:pPr>
        <w:pStyle w:val="ListParagraph"/>
        <w:ind w:left="0"/>
        <w:jc w:val="both"/>
        <w:rPr>
          <w:rFonts w:ascii="Trebuchet MS" w:hAnsi="Trebuchet MS"/>
          <w:sz w:val="28"/>
          <w:szCs w:val="28"/>
        </w:rPr>
      </w:pPr>
    </w:p>
    <w:p w14:paraId="2F90E563" w14:textId="77777777" w:rsidR="00A20171" w:rsidRPr="003C4A28" w:rsidRDefault="00A20171" w:rsidP="00A20171">
      <w:pPr>
        <w:pStyle w:val="ListParagraph"/>
        <w:ind w:left="0"/>
        <w:jc w:val="both"/>
        <w:rPr>
          <w:rFonts w:ascii="Trebuchet MS" w:hAnsi="Trebuchet MS"/>
          <w:sz w:val="28"/>
          <w:szCs w:val="28"/>
          <w:lang w:val="en-ID"/>
        </w:rPr>
      </w:pPr>
    </w:p>
    <w:p w14:paraId="4A32014E" w14:textId="6435EF43" w:rsidR="003C4A28" w:rsidRPr="004F6AC8" w:rsidRDefault="003C4A28" w:rsidP="00457C50">
      <w:pPr>
        <w:pStyle w:val="ListParagraph"/>
        <w:numPr>
          <w:ilvl w:val="0"/>
          <w:numId w:val="6"/>
        </w:numPr>
        <w:ind w:left="426" w:hanging="426"/>
        <w:jc w:val="both"/>
        <w:rPr>
          <w:rFonts w:ascii="Trebuchet MS" w:hAnsi="Trebuchet MS"/>
          <w:b/>
          <w:bCs/>
          <w:i/>
          <w:iCs/>
          <w:sz w:val="28"/>
          <w:szCs w:val="28"/>
          <w:lang w:val="en-ID"/>
        </w:rPr>
      </w:pPr>
      <w:proofErr w:type="spellStart"/>
      <w:r w:rsidRPr="003C4A28">
        <w:rPr>
          <w:rFonts w:ascii="Trebuchet MS" w:hAnsi="Trebuchet MS"/>
          <w:b/>
          <w:bCs/>
          <w:i/>
          <w:iCs/>
          <w:sz w:val="28"/>
          <w:szCs w:val="28"/>
          <w:lang w:val="en-ID"/>
        </w:rPr>
        <w:t>Sistem</w:t>
      </w:r>
      <w:proofErr w:type="spellEnd"/>
      <w:r w:rsidRPr="003C4A28">
        <w:rPr>
          <w:rFonts w:ascii="Trebuchet MS" w:hAnsi="Trebuchet MS"/>
          <w:b/>
          <w:bCs/>
          <w:i/>
          <w:iCs/>
          <w:sz w:val="28"/>
          <w:szCs w:val="28"/>
          <w:lang w:val="en-ID"/>
        </w:rPr>
        <w:t xml:space="preserve"> </w:t>
      </w:r>
      <w:proofErr w:type="spellStart"/>
      <w:r w:rsidRPr="003C4A28">
        <w:rPr>
          <w:rFonts w:ascii="Trebuchet MS" w:hAnsi="Trebuchet MS"/>
          <w:b/>
          <w:bCs/>
          <w:i/>
          <w:iCs/>
          <w:sz w:val="28"/>
          <w:szCs w:val="28"/>
          <w:lang w:val="en-ID"/>
        </w:rPr>
        <w:t>Pencarian</w:t>
      </w:r>
      <w:proofErr w:type="spellEnd"/>
      <w:r w:rsidRPr="003C4A28">
        <w:rPr>
          <w:rFonts w:ascii="Trebuchet MS" w:hAnsi="Trebuchet MS"/>
          <w:b/>
          <w:bCs/>
          <w:i/>
          <w:iCs/>
          <w:sz w:val="28"/>
          <w:szCs w:val="28"/>
          <w:lang w:val="en-ID"/>
        </w:rPr>
        <w:t xml:space="preserve"> &amp; Filter </w:t>
      </w:r>
      <w:proofErr w:type="spellStart"/>
      <w:r w:rsidRPr="003C4A28">
        <w:rPr>
          <w:rFonts w:ascii="Trebuchet MS" w:hAnsi="Trebuchet MS"/>
          <w:b/>
          <w:bCs/>
          <w:i/>
          <w:iCs/>
          <w:sz w:val="28"/>
          <w:szCs w:val="28"/>
          <w:lang w:val="en-ID"/>
        </w:rPr>
        <w:t>Kategori</w:t>
      </w:r>
      <w:proofErr w:type="spellEnd"/>
    </w:p>
    <w:p w14:paraId="28E449EE" w14:textId="77777777" w:rsidR="00BB7D1F" w:rsidRDefault="00BB7D1F" w:rsidP="00BB7D1F">
      <w:pPr>
        <w:pStyle w:val="ListParagraph"/>
        <w:ind w:left="426"/>
        <w:jc w:val="both"/>
        <w:rPr>
          <w:rFonts w:ascii="Trebuchet MS" w:hAnsi="Trebuchet MS"/>
          <w:sz w:val="28"/>
          <w:szCs w:val="28"/>
          <w:lang w:val="en-ID"/>
        </w:rPr>
      </w:pPr>
    </w:p>
    <w:p w14:paraId="482B4668" w14:textId="77777777" w:rsidR="00BB7D1F" w:rsidRDefault="00BB7D1F" w:rsidP="00BB7D1F">
      <w:pPr>
        <w:pStyle w:val="ListParagraph"/>
        <w:ind w:left="0"/>
        <w:jc w:val="both"/>
        <w:rPr>
          <w:rFonts w:ascii="Trebuchet MS" w:hAnsi="Trebuchet MS"/>
          <w:sz w:val="28"/>
          <w:szCs w:val="28"/>
        </w:rPr>
      </w:pPr>
      <w:proofErr w:type="spellStart"/>
      <w:r w:rsidRPr="00BB7D1F">
        <w:rPr>
          <w:rFonts w:ascii="Trebuchet MS" w:hAnsi="Trebuchet MS"/>
          <w:sz w:val="28"/>
          <w:szCs w:val="28"/>
        </w:rPr>
        <w:t>Merupakan</w:t>
      </w:r>
      <w:proofErr w:type="spellEnd"/>
      <w:r w:rsidRPr="00BB7D1F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BB7D1F">
        <w:rPr>
          <w:rFonts w:ascii="Trebuchet MS" w:hAnsi="Trebuchet MS"/>
          <w:sz w:val="28"/>
          <w:szCs w:val="28"/>
        </w:rPr>
        <w:t>fitur</w:t>
      </w:r>
      <w:proofErr w:type="spellEnd"/>
      <w:r w:rsidRPr="00BB7D1F">
        <w:rPr>
          <w:rFonts w:ascii="Trebuchet MS" w:hAnsi="Trebuchet MS"/>
          <w:sz w:val="28"/>
          <w:szCs w:val="28"/>
        </w:rPr>
        <w:t xml:space="preserve"> yang </w:t>
      </w:r>
      <w:proofErr w:type="spellStart"/>
      <w:r w:rsidRPr="00BB7D1F">
        <w:rPr>
          <w:rFonts w:ascii="Trebuchet MS" w:hAnsi="Trebuchet MS"/>
          <w:sz w:val="28"/>
          <w:szCs w:val="28"/>
        </w:rPr>
        <w:t>membantu</w:t>
      </w:r>
      <w:proofErr w:type="spellEnd"/>
      <w:r w:rsidRPr="00BB7D1F">
        <w:rPr>
          <w:rFonts w:ascii="Trebuchet MS" w:hAnsi="Trebuchet MS"/>
          <w:sz w:val="28"/>
          <w:szCs w:val="28"/>
        </w:rPr>
        <w:t xml:space="preserve"> user </w:t>
      </w:r>
      <w:proofErr w:type="spellStart"/>
      <w:r w:rsidRPr="00BB7D1F">
        <w:rPr>
          <w:rFonts w:ascii="Trebuchet MS" w:hAnsi="Trebuchet MS"/>
          <w:sz w:val="28"/>
          <w:szCs w:val="28"/>
        </w:rPr>
        <w:t>menemukan</w:t>
      </w:r>
      <w:proofErr w:type="spellEnd"/>
      <w:r w:rsidRPr="00BB7D1F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BB7D1F">
        <w:rPr>
          <w:rFonts w:ascii="Trebuchet MS" w:hAnsi="Trebuchet MS"/>
          <w:sz w:val="28"/>
          <w:szCs w:val="28"/>
        </w:rPr>
        <w:t>produk</w:t>
      </w:r>
      <w:proofErr w:type="spellEnd"/>
      <w:r w:rsidRPr="00BB7D1F">
        <w:rPr>
          <w:rFonts w:ascii="Trebuchet MS" w:hAnsi="Trebuchet MS"/>
          <w:sz w:val="28"/>
          <w:szCs w:val="28"/>
        </w:rPr>
        <w:t xml:space="preserve"> cosplay </w:t>
      </w:r>
      <w:proofErr w:type="spellStart"/>
      <w:r w:rsidRPr="00BB7D1F">
        <w:rPr>
          <w:rFonts w:ascii="Trebuchet MS" w:hAnsi="Trebuchet MS"/>
          <w:sz w:val="28"/>
          <w:szCs w:val="28"/>
        </w:rPr>
        <w:t>dengan</w:t>
      </w:r>
      <w:proofErr w:type="spellEnd"/>
      <w:r w:rsidRPr="00BB7D1F">
        <w:rPr>
          <w:rFonts w:ascii="Trebuchet MS" w:hAnsi="Trebuchet MS"/>
          <w:sz w:val="28"/>
          <w:szCs w:val="28"/>
        </w:rPr>
        <w:t xml:space="preserve"> lebih </w:t>
      </w:r>
      <w:proofErr w:type="spellStart"/>
      <w:r w:rsidRPr="00BB7D1F">
        <w:rPr>
          <w:rFonts w:ascii="Trebuchet MS" w:hAnsi="Trebuchet MS"/>
          <w:sz w:val="28"/>
          <w:szCs w:val="28"/>
        </w:rPr>
        <w:t>cepat</w:t>
      </w:r>
      <w:proofErr w:type="spellEnd"/>
      <w:r w:rsidRPr="00BB7D1F">
        <w:rPr>
          <w:rFonts w:ascii="Trebuchet MS" w:hAnsi="Trebuchet MS"/>
          <w:sz w:val="28"/>
          <w:szCs w:val="28"/>
        </w:rPr>
        <w:t xml:space="preserve"> dan </w:t>
      </w:r>
      <w:proofErr w:type="spellStart"/>
      <w:r w:rsidRPr="00BB7D1F">
        <w:rPr>
          <w:rFonts w:ascii="Trebuchet MS" w:hAnsi="Trebuchet MS"/>
          <w:sz w:val="28"/>
          <w:szCs w:val="28"/>
        </w:rPr>
        <w:t>sesuai</w:t>
      </w:r>
      <w:proofErr w:type="spellEnd"/>
      <w:r w:rsidRPr="00BB7D1F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BB7D1F">
        <w:rPr>
          <w:rFonts w:ascii="Trebuchet MS" w:hAnsi="Trebuchet MS"/>
          <w:sz w:val="28"/>
          <w:szCs w:val="28"/>
        </w:rPr>
        <w:t>kebutuhan</w:t>
      </w:r>
      <w:proofErr w:type="spellEnd"/>
      <w:r w:rsidRPr="00BB7D1F">
        <w:rPr>
          <w:rFonts w:ascii="Trebuchet MS" w:hAnsi="Trebuchet MS"/>
          <w:sz w:val="28"/>
          <w:szCs w:val="28"/>
        </w:rPr>
        <w:t xml:space="preserve"> di </w:t>
      </w:r>
      <w:proofErr w:type="spellStart"/>
      <w:r w:rsidRPr="00BB7D1F">
        <w:rPr>
          <w:rFonts w:ascii="Trebuchet MS" w:hAnsi="Trebuchet MS"/>
          <w:sz w:val="28"/>
          <w:szCs w:val="28"/>
        </w:rPr>
        <w:t>dalam</w:t>
      </w:r>
      <w:proofErr w:type="spellEnd"/>
      <w:r w:rsidRPr="00BB7D1F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BB7D1F">
        <w:rPr>
          <w:rFonts w:ascii="Trebuchet MS" w:hAnsi="Trebuchet MS"/>
          <w:sz w:val="28"/>
          <w:szCs w:val="28"/>
        </w:rPr>
        <w:t>aplikasi</w:t>
      </w:r>
      <w:proofErr w:type="spellEnd"/>
      <w:r w:rsidRPr="00BB7D1F">
        <w:rPr>
          <w:rFonts w:ascii="Trebuchet MS" w:hAnsi="Trebuchet MS"/>
          <w:sz w:val="28"/>
          <w:szCs w:val="28"/>
        </w:rPr>
        <w:t xml:space="preserve">. Fitur ini </w:t>
      </w:r>
      <w:proofErr w:type="spellStart"/>
      <w:r w:rsidRPr="00BB7D1F">
        <w:rPr>
          <w:rFonts w:ascii="Trebuchet MS" w:hAnsi="Trebuchet MS"/>
          <w:sz w:val="28"/>
          <w:szCs w:val="28"/>
        </w:rPr>
        <w:t>terletak</w:t>
      </w:r>
      <w:proofErr w:type="spellEnd"/>
      <w:r w:rsidRPr="00BB7D1F">
        <w:rPr>
          <w:rFonts w:ascii="Trebuchet MS" w:hAnsi="Trebuchet MS"/>
          <w:sz w:val="28"/>
          <w:szCs w:val="28"/>
        </w:rPr>
        <w:t xml:space="preserve"> pada </w:t>
      </w:r>
      <w:proofErr w:type="spellStart"/>
      <w:r w:rsidRPr="00BB7D1F">
        <w:rPr>
          <w:rFonts w:ascii="Trebuchet MS" w:hAnsi="Trebuchet MS"/>
          <w:sz w:val="28"/>
          <w:szCs w:val="28"/>
        </w:rPr>
        <w:t>bagian</w:t>
      </w:r>
      <w:proofErr w:type="spellEnd"/>
      <w:r w:rsidRPr="00BB7D1F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BB7D1F">
        <w:rPr>
          <w:rFonts w:ascii="Trebuchet MS" w:hAnsi="Trebuchet MS"/>
          <w:sz w:val="28"/>
          <w:szCs w:val="28"/>
        </w:rPr>
        <w:t>atas</w:t>
      </w:r>
      <w:proofErr w:type="spellEnd"/>
      <w:r w:rsidRPr="00BB7D1F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BB7D1F">
        <w:rPr>
          <w:rFonts w:ascii="Trebuchet MS" w:hAnsi="Trebuchet MS"/>
          <w:sz w:val="28"/>
          <w:szCs w:val="28"/>
        </w:rPr>
        <w:t>aplikasi</w:t>
      </w:r>
      <w:proofErr w:type="spellEnd"/>
      <w:r w:rsidRPr="00BB7D1F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BB7D1F">
        <w:rPr>
          <w:rFonts w:ascii="Trebuchet MS" w:hAnsi="Trebuchet MS"/>
          <w:sz w:val="28"/>
          <w:szCs w:val="28"/>
        </w:rPr>
        <w:t>dalam</w:t>
      </w:r>
      <w:proofErr w:type="spellEnd"/>
      <w:r w:rsidRPr="00BB7D1F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BB7D1F">
        <w:rPr>
          <w:rFonts w:ascii="Trebuchet MS" w:hAnsi="Trebuchet MS"/>
          <w:sz w:val="28"/>
          <w:szCs w:val="28"/>
        </w:rPr>
        <w:t>bentuk</w:t>
      </w:r>
      <w:proofErr w:type="spellEnd"/>
      <w:r w:rsidRPr="00BB7D1F">
        <w:rPr>
          <w:rFonts w:ascii="Trebuchet MS" w:hAnsi="Trebuchet MS"/>
          <w:sz w:val="28"/>
          <w:szCs w:val="28"/>
        </w:rPr>
        <w:t xml:space="preserve"> search bar yang </w:t>
      </w:r>
      <w:proofErr w:type="spellStart"/>
      <w:r w:rsidRPr="00BB7D1F">
        <w:rPr>
          <w:rFonts w:ascii="Trebuchet MS" w:hAnsi="Trebuchet MS"/>
          <w:sz w:val="28"/>
          <w:szCs w:val="28"/>
        </w:rPr>
        <w:t>ketika</w:t>
      </w:r>
      <w:proofErr w:type="spellEnd"/>
      <w:r w:rsidRPr="00BB7D1F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BB7D1F">
        <w:rPr>
          <w:rFonts w:ascii="Trebuchet MS" w:hAnsi="Trebuchet MS"/>
          <w:sz w:val="28"/>
          <w:szCs w:val="28"/>
        </w:rPr>
        <w:t>diklik</w:t>
      </w:r>
      <w:proofErr w:type="spellEnd"/>
      <w:r w:rsidRPr="00BB7D1F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BB7D1F">
        <w:rPr>
          <w:rFonts w:ascii="Trebuchet MS" w:hAnsi="Trebuchet MS"/>
          <w:sz w:val="28"/>
          <w:szCs w:val="28"/>
        </w:rPr>
        <w:t>akan</w:t>
      </w:r>
      <w:proofErr w:type="spellEnd"/>
      <w:r w:rsidRPr="00BB7D1F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BB7D1F">
        <w:rPr>
          <w:rFonts w:ascii="Trebuchet MS" w:hAnsi="Trebuchet MS"/>
          <w:sz w:val="28"/>
          <w:szCs w:val="28"/>
        </w:rPr>
        <w:t>menampilkan</w:t>
      </w:r>
      <w:proofErr w:type="spellEnd"/>
      <w:r w:rsidRPr="00BB7D1F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BB7D1F">
        <w:rPr>
          <w:rFonts w:ascii="Trebuchet MS" w:hAnsi="Trebuchet MS"/>
          <w:sz w:val="28"/>
          <w:szCs w:val="28"/>
        </w:rPr>
        <w:t>halaman</w:t>
      </w:r>
      <w:proofErr w:type="spellEnd"/>
      <w:r w:rsidRPr="00BB7D1F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BB7D1F">
        <w:rPr>
          <w:rFonts w:ascii="Trebuchet MS" w:hAnsi="Trebuchet MS"/>
          <w:sz w:val="28"/>
          <w:szCs w:val="28"/>
        </w:rPr>
        <w:t>pencarian</w:t>
      </w:r>
      <w:proofErr w:type="spellEnd"/>
      <w:r w:rsidRPr="00BB7D1F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BB7D1F">
        <w:rPr>
          <w:rFonts w:ascii="Trebuchet MS" w:hAnsi="Trebuchet MS"/>
          <w:sz w:val="28"/>
          <w:szCs w:val="28"/>
        </w:rPr>
        <w:t>khusus</w:t>
      </w:r>
      <w:proofErr w:type="spellEnd"/>
      <w:r w:rsidRPr="00BB7D1F">
        <w:rPr>
          <w:rFonts w:ascii="Trebuchet MS" w:hAnsi="Trebuchet MS"/>
          <w:sz w:val="28"/>
          <w:szCs w:val="28"/>
        </w:rPr>
        <w:t xml:space="preserve">. User </w:t>
      </w:r>
      <w:proofErr w:type="spellStart"/>
      <w:r w:rsidRPr="00BB7D1F">
        <w:rPr>
          <w:rFonts w:ascii="Trebuchet MS" w:hAnsi="Trebuchet MS"/>
          <w:sz w:val="28"/>
          <w:szCs w:val="28"/>
        </w:rPr>
        <w:t>bisa</w:t>
      </w:r>
      <w:proofErr w:type="spellEnd"/>
      <w:r w:rsidRPr="00BB7D1F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BB7D1F">
        <w:rPr>
          <w:rFonts w:ascii="Trebuchet MS" w:hAnsi="Trebuchet MS"/>
          <w:sz w:val="28"/>
          <w:szCs w:val="28"/>
        </w:rPr>
        <w:t>mencari</w:t>
      </w:r>
      <w:proofErr w:type="spellEnd"/>
      <w:r w:rsidRPr="00BB7D1F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BB7D1F">
        <w:rPr>
          <w:rFonts w:ascii="Trebuchet MS" w:hAnsi="Trebuchet MS"/>
          <w:sz w:val="28"/>
          <w:szCs w:val="28"/>
        </w:rPr>
        <w:t>produk</w:t>
      </w:r>
      <w:proofErr w:type="spellEnd"/>
      <w:r w:rsidRPr="00BB7D1F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BB7D1F">
        <w:rPr>
          <w:rFonts w:ascii="Trebuchet MS" w:hAnsi="Trebuchet MS"/>
          <w:sz w:val="28"/>
          <w:szCs w:val="28"/>
        </w:rPr>
        <w:t>dengan</w:t>
      </w:r>
      <w:proofErr w:type="spellEnd"/>
      <w:r w:rsidRPr="00BB7D1F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BB7D1F">
        <w:rPr>
          <w:rFonts w:ascii="Trebuchet MS" w:hAnsi="Trebuchet MS"/>
          <w:sz w:val="28"/>
          <w:szCs w:val="28"/>
        </w:rPr>
        <w:t>memasukkan</w:t>
      </w:r>
      <w:proofErr w:type="spellEnd"/>
      <w:r w:rsidRPr="00BB7D1F">
        <w:rPr>
          <w:rFonts w:ascii="Trebuchet MS" w:hAnsi="Trebuchet MS"/>
          <w:sz w:val="28"/>
          <w:szCs w:val="28"/>
        </w:rPr>
        <w:t xml:space="preserve"> keyword </w:t>
      </w:r>
      <w:proofErr w:type="spellStart"/>
      <w:r w:rsidRPr="00BB7D1F">
        <w:rPr>
          <w:rFonts w:ascii="Trebuchet MS" w:hAnsi="Trebuchet MS"/>
          <w:sz w:val="28"/>
          <w:szCs w:val="28"/>
        </w:rPr>
        <w:t>tertentu</w:t>
      </w:r>
      <w:proofErr w:type="spellEnd"/>
      <w:r w:rsidRPr="00BB7D1F">
        <w:rPr>
          <w:rFonts w:ascii="Trebuchet MS" w:hAnsi="Trebuchet MS"/>
          <w:sz w:val="28"/>
          <w:szCs w:val="28"/>
        </w:rPr>
        <w:t xml:space="preserve">, </w:t>
      </w:r>
      <w:proofErr w:type="spellStart"/>
      <w:r w:rsidRPr="00BB7D1F">
        <w:rPr>
          <w:rFonts w:ascii="Trebuchet MS" w:hAnsi="Trebuchet MS"/>
          <w:sz w:val="28"/>
          <w:szCs w:val="28"/>
        </w:rPr>
        <w:t>misalnya</w:t>
      </w:r>
      <w:proofErr w:type="spellEnd"/>
      <w:r w:rsidRPr="00BB7D1F">
        <w:rPr>
          <w:rFonts w:ascii="Trebuchet MS" w:hAnsi="Trebuchet MS"/>
          <w:sz w:val="28"/>
          <w:szCs w:val="28"/>
        </w:rPr>
        <w:t xml:space="preserve"> nama </w:t>
      </w:r>
      <w:proofErr w:type="spellStart"/>
      <w:r w:rsidRPr="00BB7D1F">
        <w:rPr>
          <w:rFonts w:ascii="Trebuchet MS" w:hAnsi="Trebuchet MS"/>
          <w:sz w:val="28"/>
          <w:szCs w:val="28"/>
        </w:rPr>
        <w:t>karakter</w:t>
      </w:r>
      <w:proofErr w:type="spellEnd"/>
      <w:r w:rsidRPr="00BB7D1F">
        <w:rPr>
          <w:rFonts w:ascii="Trebuchet MS" w:hAnsi="Trebuchet MS"/>
          <w:sz w:val="28"/>
          <w:szCs w:val="28"/>
        </w:rPr>
        <w:t xml:space="preserve"> atau </w:t>
      </w:r>
      <w:proofErr w:type="spellStart"/>
      <w:r w:rsidRPr="00BB7D1F">
        <w:rPr>
          <w:rFonts w:ascii="Trebuchet MS" w:hAnsi="Trebuchet MS"/>
          <w:sz w:val="28"/>
          <w:szCs w:val="28"/>
        </w:rPr>
        <w:t>dengan</w:t>
      </w:r>
      <w:proofErr w:type="spellEnd"/>
      <w:r w:rsidRPr="00BB7D1F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BB7D1F">
        <w:rPr>
          <w:rFonts w:ascii="Trebuchet MS" w:hAnsi="Trebuchet MS"/>
          <w:sz w:val="28"/>
          <w:szCs w:val="28"/>
        </w:rPr>
        <w:t>dibantu</w:t>
      </w:r>
      <w:proofErr w:type="spellEnd"/>
      <w:r w:rsidRPr="00BB7D1F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BB7D1F">
        <w:rPr>
          <w:rFonts w:ascii="Trebuchet MS" w:hAnsi="Trebuchet MS"/>
          <w:sz w:val="28"/>
          <w:szCs w:val="28"/>
        </w:rPr>
        <w:t>menggunakan</w:t>
      </w:r>
      <w:proofErr w:type="spellEnd"/>
      <w:r w:rsidRPr="00BB7D1F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BB7D1F">
        <w:rPr>
          <w:rFonts w:ascii="Trebuchet MS" w:hAnsi="Trebuchet MS"/>
          <w:sz w:val="28"/>
          <w:szCs w:val="28"/>
        </w:rPr>
        <w:t>fitur</w:t>
      </w:r>
      <w:proofErr w:type="spellEnd"/>
      <w:r w:rsidRPr="00BB7D1F">
        <w:rPr>
          <w:rFonts w:ascii="Trebuchet MS" w:hAnsi="Trebuchet MS"/>
          <w:sz w:val="28"/>
          <w:szCs w:val="28"/>
        </w:rPr>
        <w:t xml:space="preserve"> filter/genre/</w:t>
      </w:r>
      <w:proofErr w:type="spellStart"/>
      <w:r w:rsidRPr="00BB7D1F">
        <w:rPr>
          <w:rFonts w:ascii="Trebuchet MS" w:hAnsi="Trebuchet MS"/>
          <w:sz w:val="28"/>
          <w:szCs w:val="28"/>
        </w:rPr>
        <w:t>kategori</w:t>
      </w:r>
      <w:proofErr w:type="spellEnd"/>
      <w:r w:rsidRPr="00BB7D1F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BB7D1F">
        <w:rPr>
          <w:rFonts w:ascii="Trebuchet MS" w:hAnsi="Trebuchet MS"/>
          <w:sz w:val="28"/>
          <w:szCs w:val="28"/>
        </w:rPr>
        <w:t>seperti</w:t>
      </w:r>
      <w:proofErr w:type="spellEnd"/>
      <w:r w:rsidRPr="00BB7D1F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BB7D1F">
        <w:rPr>
          <w:rFonts w:ascii="Trebuchet MS" w:hAnsi="Trebuchet MS"/>
          <w:sz w:val="28"/>
          <w:szCs w:val="28"/>
        </w:rPr>
        <w:t>seperti</w:t>
      </w:r>
      <w:proofErr w:type="spellEnd"/>
      <w:r w:rsidRPr="00BB7D1F">
        <w:rPr>
          <w:rFonts w:ascii="Trebuchet MS" w:hAnsi="Trebuchet MS"/>
          <w:sz w:val="28"/>
          <w:szCs w:val="28"/>
        </w:rPr>
        <w:t xml:space="preserve"> All, Game, Anime, dan Film. </w:t>
      </w:r>
      <w:proofErr w:type="spellStart"/>
      <w:r w:rsidRPr="00BB7D1F">
        <w:rPr>
          <w:rFonts w:ascii="Trebuchet MS" w:hAnsi="Trebuchet MS"/>
          <w:sz w:val="28"/>
          <w:szCs w:val="28"/>
        </w:rPr>
        <w:t>Contohnya</w:t>
      </w:r>
      <w:proofErr w:type="spellEnd"/>
      <w:r w:rsidRPr="00BB7D1F">
        <w:rPr>
          <w:rFonts w:ascii="Trebuchet MS" w:hAnsi="Trebuchet MS"/>
          <w:sz w:val="28"/>
          <w:szCs w:val="28"/>
        </w:rPr>
        <w:t xml:space="preserve"> user </w:t>
      </w:r>
      <w:proofErr w:type="spellStart"/>
      <w:r w:rsidRPr="00BB7D1F">
        <w:rPr>
          <w:rFonts w:ascii="Trebuchet MS" w:hAnsi="Trebuchet MS"/>
          <w:sz w:val="28"/>
          <w:szCs w:val="28"/>
        </w:rPr>
        <w:t>ingin</w:t>
      </w:r>
      <w:proofErr w:type="spellEnd"/>
      <w:r w:rsidRPr="00BB7D1F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BB7D1F">
        <w:rPr>
          <w:rFonts w:ascii="Trebuchet MS" w:hAnsi="Trebuchet MS"/>
          <w:sz w:val="28"/>
          <w:szCs w:val="28"/>
        </w:rPr>
        <w:t>mencari</w:t>
      </w:r>
      <w:proofErr w:type="spellEnd"/>
      <w:r w:rsidRPr="00BB7D1F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BB7D1F">
        <w:rPr>
          <w:rFonts w:ascii="Trebuchet MS" w:hAnsi="Trebuchet MS"/>
          <w:sz w:val="28"/>
          <w:szCs w:val="28"/>
        </w:rPr>
        <w:t>kostum</w:t>
      </w:r>
      <w:proofErr w:type="spellEnd"/>
      <w:r w:rsidRPr="00BB7D1F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BB7D1F">
        <w:rPr>
          <w:rFonts w:ascii="Trebuchet MS" w:hAnsi="Trebuchet MS"/>
          <w:sz w:val="28"/>
          <w:szCs w:val="28"/>
        </w:rPr>
        <w:t>dengan</w:t>
      </w:r>
      <w:proofErr w:type="spellEnd"/>
      <w:r w:rsidRPr="00BB7D1F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BB7D1F">
        <w:rPr>
          <w:rFonts w:ascii="Trebuchet MS" w:hAnsi="Trebuchet MS"/>
          <w:sz w:val="28"/>
          <w:szCs w:val="28"/>
        </w:rPr>
        <w:t>tema</w:t>
      </w:r>
      <w:proofErr w:type="spellEnd"/>
      <w:r w:rsidRPr="00BB7D1F">
        <w:rPr>
          <w:rFonts w:ascii="Trebuchet MS" w:hAnsi="Trebuchet MS"/>
          <w:sz w:val="28"/>
          <w:szCs w:val="28"/>
        </w:rPr>
        <w:t xml:space="preserve"> anime Demon Slayer </w:t>
      </w:r>
      <w:proofErr w:type="spellStart"/>
      <w:r w:rsidRPr="00BB7D1F">
        <w:rPr>
          <w:rFonts w:ascii="Trebuchet MS" w:hAnsi="Trebuchet MS"/>
          <w:sz w:val="28"/>
          <w:szCs w:val="28"/>
        </w:rPr>
        <w:t>lalu</w:t>
      </w:r>
      <w:proofErr w:type="spellEnd"/>
      <w:r w:rsidRPr="00BB7D1F">
        <w:rPr>
          <w:rFonts w:ascii="Trebuchet MS" w:hAnsi="Trebuchet MS"/>
          <w:sz w:val="28"/>
          <w:szCs w:val="28"/>
        </w:rPr>
        <w:t xml:space="preserve"> user </w:t>
      </w:r>
      <w:proofErr w:type="spellStart"/>
      <w:r w:rsidRPr="00BB7D1F">
        <w:rPr>
          <w:rFonts w:ascii="Trebuchet MS" w:hAnsi="Trebuchet MS"/>
          <w:sz w:val="28"/>
          <w:szCs w:val="28"/>
        </w:rPr>
        <w:t>menyesuaikan</w:t>
      </w:r>
      <w:proofErr w:type="spellEnd"/>
      <w:r w:rsidRPr="00BB7D1F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BB7D1F">
        <w:rPr>
          <w:rFonts w:ascii="Trebuchet MS" w:hAnsi="Trebuchet MS"/>
          <w:sz w:val="28"/>
          <w:szCs w:val="28"/>
        </w:rPr>
        <w:t>hasil</w:t>
      </w:r>
      <w:proofErr w:type="spellEnd"/>
      <w:r w:rsidRPr="00BB7D1F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BB7D1F">
        <w:rPr>
          <w:rFonts w:ascii="Trebuchet MS" w:hAnsi="Trebuchet MS"/>
          <w:sz w:val="28"/>
          <w:szCs w:val="28"/>
        </w:rPr>
        <w:t>pencarian</w:t>
      </w:r>
      <w:proofErr w:type="spellEnd"/>
      <w:r w:rsidRPr="00BB7D1F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BB7D1F">
        <w:rPr>
          <w:rFonts w:ascii="Trebuchet MS" w:hAnsi="Trebuchet MS"/>
          <w:sz w:val="28"/>
          <w:szCs w:val="28"/>
        </w:rPr>
        <w:t>menggunakan</w:t>
      </w:r>
      <w:proofErr w:type="spellEnd"/>
      <w:r w:rsidRPr="00BB7D1F">
        <w:rPr>
          <w:rFonts w:ascii="Trebuchet MS" w:hAnsi="Trebuchet MS"/>
          <w:sz w:val="28"/>
          <w:szCs w:val="28"/>
        </w:rPr>
        <w:t xml:space="preserve"> filter </w:t>
      </w:r>
      <w:proofErr w:type="spellStart"/>
      <w:r w:rsidRPr="00BB7D1F">
        <w:rPr>
          <w:rFonts w:ascii="Trebuchet MS" w:hAnsi="Trebuchet MS"/>
          <w:sz w:val="28"/>
          <w:szCs w:val="28"/>
        </w:rPr>
        <w:t>kategori</w:t>
      </w:r>
      <w:proofErr w:type="spellEnd"/>
      <w:r w:rsidRPr="00BB7D1F">
        <w:rPr>
          <w:rFonts w:ascii="Trebuchet MS" w:hAnsi="Trebuchet MS"/>
          <w:sz w:val="28"/>
          <w:szCs w:val="28"/>
        </w:rPr>
        <w:t xml:space="preserve"> anime, </w:t>
      </w:r>
      <w:proofErr w:type="spellStart"/>
      <w:r w:rsidRPr="00BB7D1F">
        <w:rPr>
          <w:rFonts w:ascii="Trebuchet MS" w:hAnsi="Trebuchet MS"/>
          <w:sz w:val="28"/>
          <w:szCs w:val="28"/>
        </w:rPr>
        <w:t>maka</w:t>
      </w:r>
      <w:proofErr w:type="spellEnd"/>
      <w:r w:rsidRPr="00BB7D1F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BB7D1F">
        <w:rPr>
          <w:rFonts w:ascii="Trebuchet MS" w:hAnsi="Trebuchet MS"/>
          <w:sz w:val="28"/>
          <w:szCs w:val="28"/>
        </w:rPr>
        <w:t>hasil</w:t>
      </w:r>
      <w:proofErr w:type="spellEnd"/>
      <w:r w:rsidRPr="00BB7D1F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BB7D1F">
        <w:rPr>
          <w:rFonts w:ascii="Trebuchet MS" w:hAnsi="Trebuchet MS"/>
          <w:sz w:val="28"/>
          <w:szCs w:val="28"/>
        </w:rPr>
        <w:t>produk</w:t>
      </w:r>
      <w:proofErr w:type="spellEnd"/>
      <w:r w:rsidRPr="00BB7D1F">
        <w:rPr>
          <w:rFonts w:ascii="Trebuchet MS" w:hAnsi="Trebuchet MS"/>
          <w:sz w:val="28"/>
          <w:szCs w:val="28"/>
        </w:rPr>
        <w:t xml:space="preserve"> yang </w:t>
      </w:r>
      <w:proofErr w:type="spellStart"/>
      <w:r w:rsidRPr="00BB7D1F">
        <w:rPr>
          <w:rFonts w:ascii="Trebuchet MS" w:hAnsi="Trebuchet MS"/>
          <w:sz w:val="28"/>
          <w:szCs w:val="28"/>
        </w:rPr>
        <w:t>ditampilkan</w:t>
      </w:r>
      <w:proofErr w:type="spellEnd"/>
      <w:r w:rsidRPr="00BB7D1F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BB7D1F">
        <w:rPr>
          <w:rFonts w:ascii="Trebuchet MS" w:hAnsi="Trebuchet MS"/>
          <w:sz w:val="28"/>
          <w:szCs w:val="28"/>
        </w:rPr>
        <w:t>akan</w:t>
      </w:r>
      <w:proofErr w:type="spellEnd"/>
      <w:r w:rsidRPr="00BB7D1F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BB7D1F">
        <w:rPr>
          <w:rFonts w:ascii="Trebuchet MS" w:hAnsi="Trebuchet MS"/>
          <w:sz w:val="28"/>
          <w:szCs w:val="28"/>
        </w:rPr>
        <w:t>relevan</w:t>
      </w:r>
      <w:proofErr w:type="spellEnd"/>
      <w:r w:rsidRPr="00BB7D1F">
        <w:rPr>
          <w:rFonts w:ascii="Trebuchet MS" w:hAnsi="Trebuchet MS"/>
          <w:sz w:val="28"/>
          <w:szCs w:val="28"/>
        </w:rPr>
        <w:t xml:space="preserve"> dan </w:t>
      </w:r>
      <w:proofErr w:type="spellStart"/>
      <w:r w:rsidRPr="00BB7D1F">
        <w:rPr>
          <w:rFonts w:ascii="Trebuchet MS" w:hAnsi="Trebuchet MS"/>
          <w:sz w:val="28"/>
          <w:szCs w:val="28"/>
        </w:rPr>
        <w:t>spesifik</w:t>
      </w:r>
      <w:proofErr w:type="spellEnd"/>
      <w:r w:rsidRPr="00BB7D1F">
        <w:rPr>
          <w:rFonts w:ascii="Trebuchet MS" w:hAnsi="Trebuchet MS"/>
          <w:sz w:val="28"/>
          <w:szCs w:val="28"/>
        </w:rPr>
        <w:t xml:space="preserve">. </w:t>
      </w:r>
    </w:p>
    <w:p w14:paraId="05A616E6" w14:textId="77777777" w:rsidR="00BB7D1F" w:rsidRDefault="00BB7D1F" w:rsidP="00BB7D1F">
      <w:pPr>
        <w:pStyle w:val="ListParagraph"/>
        <w:ind w:left="0"/>
        <w:jc w:val="both"/>
        <w:rPr>
          <w:rFonts w:ascii="Trebuchet MS" w:hAnsi="Trebuchet MS"/>
          <w:sz w:val="28"/>
          <w:szCs w:val="28"/>
        </w:rPr>
      </w:pPr>
    </w:p>
    <w:p w14:paraId="33FFA935" w14:textId="3F38EB42" w:rsidR="00BB7D1F" w:rsidRDefault="00BB7D1F" w:rsidP="00BB7D1F">
      <w:pPr>
        <w:pStyle w:val="ListParagraph"/>
        <w:ind w:left="0"/>
        <w:jc w:val="both"/>
        <w:rPr>
          <w:rFonts w:ascii="Trebuchet MS" w:hAnsi="Trebuchet MS"/>
          <w:sz w:val="28"/>
          <w:szCs w:val="28"/>
        </w:rPr>
      </w:pPr>
      <w:proofErr w:type="spellStart"/>
      <w:r w:rsidRPr="00BB7D1F">
        <w:rPr>
          <w:rFonts w:ascii="Trebuchet MS" w:hAnsi="Trebuchet MS"/>
          <w:sz w:val="28"/>
          <w:szCs w:val="28"/>
        </w:rPr>
        <w:t>Berikut</w:t>
      </w:r>
      <w:proofErr w:type="spellEnd"/>
      <w:r w:rsidRPr="00BB7D1F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BB7D1F">
        <w:rPr>
          <w:rFonts w:ascii="Trebuchet MS" w:hAnsi="Trebuchet MS"/>
          <w:sz w:val="28"/>
          <w:szCs w:val="28"/>
        </w:rPr>
        <w:t>adalah</w:t>
      </w:r>
      <w:proofErr w:type="spellEnd"/>
      <w:r w:rsidRPr="00BB7D1F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BB7D1F">
        <w:rPr>
          <w:rFonts w:ascii="Trebuchet MS" w:hAnsi="Trebuchet MS"/>
          <w:sz w:val="28"/>
          <w:szCs w:val="28"/>
        </w:rPr>
        <w:t>tampilan</w:t>
      </w:r>
      <w:proofErr w:type="spellEnd"/>
      <w:r w:rsidRPr="00BB7D1F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BB7D1F">
        <w:rPr>
          <w:rFonts w:ascii="Trebuchet MS" w:hAnsi="Trebuchet MS"/>
          <w:sz w:val="28"/>
          <w:szCs w:val="28"/>
        </w:rPr>
        <w:t>halamannya</w:t>
      </w:r>
      <w:proofErr w:type="spellEnd"/>
      <w:r w:rsidRPr="00BB7D1F">
        <w:rPr>
          <w:rFonts w:ascii="Trebuchet MS" w:hAnsi="Trebuchet MS"/>
          <w:sz w:val="28"/>
          <w:szCs w:val="28"/>
        </w:rPr>
        <w:t>:</w:t>
      </w:r>
    </w:p>
    <w:p w14:paraId="305270A3" w14:textId="12276FC0" w:rsidR="00BB7D1F" w:rsidRDefault="00BB7D1F" w:rsidP="00E42EFB">
      <w:pPr>
        <w:jc w:val="both"/>
        <w:rPr>
          <w:rFonts w:ascii="Trebuchet MS" w:hAnsi="Trebuchet MS"/>
          <w:sz w:val="28"/>
          <w:szCs w:val="28"/>
          <w:lang w:val="en-ID"/>
        </w:rPr>
      </w:pPr>
    </w:p>
    <w:p w14:paraId="51DE26C3" w14:textId="77777777" w:rsidR="00E42EFB" w:rsidRDefault="00E42EFB" w:rsidP="00E42EFB">
      <w:pPr>
        <w:jc w:val="both"/>
        <w:rPr>
          <w:rFonts w:ascii="Trebuchet MS" w:hAnsi="Trebuchet MS"/>
          <w:sz w:val="28"/>
          <w:szCs w:val="28"/>
          <w:lang w:val="en-ID"/>
        </w:rPr>
      </w:pPr>
    </w:p>
    <w:p w14:paraId="5B0B4B17" w14:textId="77777777" w:rsidR="00E42EFB" w:rsidRPr="00E42EFB" w:rsidRDefault="00E42EFB" w:rsidP="00E42EFB">
      <w:pPr>
        <w:jc w:val="both"/>
        <w:rPr>
          <w:rFonts w:ascii="Trebuchet MS" w:hAnsi="Trebuchet MS"/>
          <w:sz w:val="28"/>
          <w:szCs w:val="28"/>
          <w:lang w:val="en-ID"/>
        </w:rPr>
      </w:pPr>
    </w:p>
    <w:p w14:paraId="1B4FA50C" w14:textId="1E1866BB" w:rsidR="003C4A28" w:rsidRPr="004F6AC8" w:rsidRDefault="003C4A28" w:rsidP="00457C50">
      <w:pPr>
        <w:pStyle w:val="ListParagraph"/>
        <w:numPr>
          <w:ilvl w:val="0"/>
          <w:numId w:val="6"/>
        </w:numPr>
        <w:ind w:left="426" w:hanging="426"/>
        <w:jc w:val="both"/>
        <w:rPr>
          <w:rFonts w:ascii="Trebuchet MS" w:hAnsi="Trebuchet MS"/>
          <w:b/>
          <w:bCs/>
          <w:i/>
          <w:iCs/>
          <w:sz w:val="28"/>
          <w:szCs w:val="28"/>
          <w:lang w:val="en-ID"/>
        </w:rPr>
      </w:pPr>
      <w:proofErr w:type="spellStart"/>
      <w:r w:rsidRPr="003C4A28">
        <w:rPr>
          <w:rFonts w:ascii="Trebuchet MS" w:hAnsi="Trebuchet MS"/>
          <w:b/>
          <w:bCs/>
          <w:i/>
          <w:iCs/>
          <w:sz w:val="28"/>
          <w:szCs w:val="28"/>
          <w:lang w:val="en-ID"/>
        </w:rPr>
        <w:lastRenderedPageBreak/>
        <w:t>Kustomisasi</w:t>
      </w:r>
      <w:proofErr w:type="spellEnd"/>
      <w:r w:rsidRPr="003C4A28">
        <w:rPr>
          <w:rFonts w:ascii="Trebuchet MS" w:hAnsi="Trebuchet MS"/>
          <w:b/>
          <w:bCs/>
          <w:i/>
          <w:iCs/>
          <w:sz w:val="28"/>
          <w:szCs w:val="28"/>
          <w:lang w:val="en-ID"/>
        </w:rPr>
        <w:t xml:space="preserve"> </w:t>
      </w:r>
      <w:proofErr w:type="spellStart"/>
      <w:r w:rsidRPr="003C4A28">
        <w:rPr>
          <w:rFonts w:ascii="Trebuchet MS" w:hAnsi="Trebuchet MS"/>
          <w:b/>
          <w:bCs/>
          <w:i/>
          <w:iCs/>
          <w:sz w:val="28"/>
          <w:szCs w:val="28"/>
          <w:lang w:val="en-ID"/>
        </w:rPr>
        <w:t>Produk</w:t>
      </w:r>
      <w:proofErr w:type="spellEnd"/>
    </w:p>
    <w:p w14:paraId="214D2055" w14:textId="77777777" w:rsidR="00245FE0" w:rsidRDefault="00245FE0" w:rsidP="00245FE0">
      <w:pPr>
        <w:pStyle w:val="ListParagraph"/>
        <w:ind w:left="426"/>
        <w:jc w:val="both"/>
        <w:rPr>
          <w:rFonts w:ascii="Trebuchet MS" w:hAnsi="Trebuchet MS"/>
          <w:sz w:val="28"/>
          <w:szCs w:val="28"/>
          <w:lang w:val="en-ID"/>
        </w:rPr>
      </w:pPr>
    </w:p>
    <w:p w14:paraId="357027D2" w14:textId="77777777" w:rsidR="00245FE0" w:rsidRDefault="00245FE0" w:rsidP="00BE3353">
      <w:pPr>
        <w:pStyle w:val="ListParagraph"/>
        <w:ind w:left="0"/>
        <w:jc w:val="both"/>
        <w:rPr>
          <w:rFonts w:ascii="Trebuchet MS" w:hAnsi="Trebuchet MS"/>
          <w:sz w:val="28"/>
          <w:szCs w:val="28"/>
        </w:rPr>
      </w:pPr>
      <w:r w:rsidRPr="00245FE0">
        <w:rPr>
          <w:rFonts w:ascii="Trebuchet MS" w:hAnsi="Trebuchet MS"/>
          <w:sz w:val="28"/>
          <w:szCs w:val="28"/>
        </w:rPr>
        <w:t xml:space="preserve">Fitur yang </w:t>
      </w:r>
      <w:proofErr w:type="spellStart"/>
      <w:r w:rsidRPr="00245FE0">
        <w:rPr>
          <w:rFonts w:ascii="Trebuchet MS" w:hAnsi="Trebuchet MS"/>
          <w:sz w:val="28"/>
          <w:szCs w:val="28"/>
        </w:rPr>
        <w:t>membantu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user </w:t>
      </w:r>
      <w:proofErr w:type="spellStart"/>
      <w:r w:rsidRPr="00245FE0">
        <w:rPr>
          <w:rFonts w:ascii="Trebuchet MS" w:hAnsi="Trebuchet MS"/>
          <w:sz w:val="28"/>
          <w:szCs w:val="28"/>
        </w:rPr>
        <w:t>menyesuaikan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detail </w:t>
      </w:r>
      <w:proofErr w:type="spellStart"/>
      <w:r w:rsidRPr="00245FE0">
        <w:rPr>
          <w:rFonts w:ascii="Trebuchet MS" w:hAnsi="Trebuchet MS"/>
          <w:sz w:val="28"/>
          <w:szCs w:val="28"/>
        </w:rPr>
        <w:t>produk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cosplay </w:t>
      </w:r>
      <w:proofErr w:type="spellStart"/>
      <w:r w:rsidRPr="00245FE0">
        <w:rPr>
          <w:rFonts w:ascii="Trebuchet MS" w:hAnsi="Trebuchet MS"/>
          <w:sz w:val="28"/>
          <w:szCs w:val="28"/>
        </w:rPr>
        <w:t>sebelum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245FE0">
        <w:rPr>
          <w:rFonts w:ascii="Trebuchet MS" w:hAnsi="Trebuchet MS"/>
          <w:sz w:val="28"/>
          <w:szCs w:val="28"/>
        </w:rPr>
        <w:t>melakukan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245FE0">
        <w:rPr>
          <w:rFonts w:ascii="Trebuchet MS" w:hAnsi="Trebuchet MS"/>
          <w:sz w:val="28"/>
          <w:szCs w:val="28"/>
        </w:rPr>
        <w:t>pembelian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. Fitur ini </w:t>
      </w:r>
      <w:proofErr w:type="spellStart"/>
      <w:r w:rsidRPr="00245FE0">
        <w:rPr>
          <w:rFonts w:ascii="Trebuchet MS" w:hAnsi="Trebuchet MS"/>
          <w:sz w:val="28"/>
          <w:szCs w:val="28"/>
        </w:rPr>
        <w:t>muncul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245FE0">
        <w:rPr>
          <w:rFonts w:ascii="Trebuchet MS" w:hAnsi="Trebuchet MS"/>
          <w:sz w:val="28"/>
          <w:szCs w:val="28"/>
        </w:rPr>
        <w:t>ketika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user </w:t>
      </w:r>
      <w:proofErr w:type="spellStart"/>
      <w:r w:rsidRPr="00245FE0">
        <w:rPr>
          <w:rFonts w:ascii="Trebuchet MS" w:hAnsi="Trebuchet MS"/>
          <w:sz w:val="28"/>
          <w:szCs w:val="28"/>
        </w:rPr>
        <w:t>membuka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atau </w:t>
      </w:r>
      <w:proofErr w:type="spellStart"/>
      <w:r w:rsidRPr="00245FE0">
        <w:rPr>
          <w:rFonts w:ascii="Trebuchet MS" w:hAnsi="Trebuchet MS"/>
          <w:sz w:val="28"/>
          <w:szCs w:val="28"/>
        </w:rPr>
        <w:t>melihat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245FE0">
        <w:rPr>
          <w:rFonts w:ascii="Trebuchet MS" w:hAnsi="Trebuchet MS"/>
          <w:sz w:val="28"/>
          <w:szCs w:val="28"/>
        </w:rPr>
        <w:t>halaman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detail </w:t>
      </w:r>
      <w:proofErr w:type="spellStart"/>
      <w:r w:rsidRPr="00245FE0">
        <w:rPr>
          <w:rFonts w:ascii="Trebuchet MS" w:hAnsi="Trebuchet MS"/>
          <w:sz w:val="28"/>
          <w:szCs w:val="28"/>
        </w:rPr>
        <w:t>suatu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245FE0">
        <w:rPr>
          <w:rFonts w:ascii="Trebuchet MS" w:hAnsi="Trebuchet MS"/>
          <w:sz w:val="28"/>
          <w:szCs w:val="28"/>
        </w:rPr>
        <w:t>produk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, di mana </w:t>
      </w:r>
      <w:proofErr w:type="spellStart"/>
      <w:r w:rsidRPr="00245FE0">
        <w:rPr>
          <w:rFonts w:ascii="Trebuchet MS" w:hAnsi="Trebuchet MS"/>
          <w:sz w:val="28"/>
          <w:szCs w:val="28"/>
        </w:rPr>
        <w:t>akan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245FE0">
        <w:rPr>
          <w:rFonts w:ascii="Trebuchet MS" w:hAnsi="Trebuchet MS"/>
          <w:sz w:val="28"/>
          <w:szCs w:val="28"/>
        </w:rPr>
        <w:t>ditampilkan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245FE0">
        <w:rPr>
          <w:rFonts w:ascii="Trebuchet MS" w:hAnsi="Trebuchet MS"/>
          <w:sz w:val="28"/>
          <w:szCs w:val="28"/>
        </w:rPr>
        <w:t>berbagai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245FE0">
        <w:rPr>
          <w:rFonts w:ascii="Trebuchet MS" w:hAnsi="Trebuchet MS"/>
          <w:sz w:val="28"/>
          <w:szCs w:val="28"/>
        </w:rPr>
        <w:t>opsi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245FE0">
        <w:rPr>
          <w:rFonts w:ascii="Trebuchet MS" w:hAnsi="Trebuchet MS"/>
          <w:sz w:val="28"/>
          <w:szCs w:val="28"/>
        </w:rPr>
        <w:t>spesifikasi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yang </w:t>
      </w:r>
      <w:proofErr w:type="spellStart"/>
      <w:r w:rsidRPr="00245FE0">
        <w:rPr>
          <w:rFonts w:ascii="Trebuchet MS" w:hAnsi="Trebuchet MS"/>
          <w:sz w:val="28"/>
          <w:szCs w:val="28"/>
        </w:rPr>
        <w:t>dapat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245FE0">
        <w:rPr>
          <w:rFonts w:ascii="Trebuchet MS" w:hAnsi="Trebuchet MS"/>
          <w:sz w:val="28"/>
          <w:szCs w:val="28"/>
        </w:rPr>
        <w:t>dipilih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atau </w:t>
      </w:r>
      <w:proofErr w:type="spellStart"/>
      <w:r w:rsidRPr="00245FE0">
        <w:rPr>
          <w:rFonts w:ascii="Trebuchet MS" w:hAnsi="Trebuchet MS"/>
          <w:sz w:val="28"/>
          <w:szCs w:val="28"/>
        </w:rPr>
        <w:t>dikustomisasi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, </w:t>
      </w:r>
      <w:proofErr w:type="spellStart"/>
      <w:r w:rsidRPr="00245FE0">
        <w:rPr>
          <w:rFonts w:ascii="Trebuchet MS" w:hAnsi="Trebuchet MS"/>
          <w:sz w:val="28"/>
          <w:szCs w:val="28"/>
        </w:rPr>
        <w:t>seperti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model, </w:t>
      </w:r>
      <w:proofErr w:type="spellStart"/>
      <w:r w:rsidRPr="00245FE0">
        <w:rPr>
          <w:rFonts w:ascii="Trebuchet MS" w:hAnsi="Trebuchet MS"/>
          <w:sz w:val="28"/>
          <w:szCs w:val="28"/>
        </w:rPr>
        <w:t>ukuran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, </w:t>
      </w:r>
      <w:proofErr w:type="spellStart"/>
      <w:r w:rsidRPr="00245FE0">
        <w:rPr>
          <w:rFonts w:ascii="Trebuchet MS" w:hAnsi="Trebuchet MS"/>
          <w:sz w:val="28"/>
          <w:szCs w:val="28"/>
        </w:rPr>
        <w:t>bahan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, </w:t>
      </w:r>
      <w:proofErr w:type="spellStart"/>
      <w:r w:rsidRPr="00245FE0">
        <w:rPr>
          <w:rFonts w:ascii="Trebuchet MS" w:hAnsi="Trebuchet MS"/>
          <w:sz w:val="28"/>
          <w:szCs w:val="28"/>
        </w:rPr>
        <w:t>warna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, dan </w:t>
      </w:r>
      <w:proofErr w:type="spellStart"/>
      <w:r w:rsidRPr="00245FE0">
        <w:rPr>
          <w:rFonts w:ascii="Trebuchet MS" w:hAnsi="Trebuchet MS"/>
          <w:sz w:val="28"/>
          <w:szCs w:val="28"/>
        </w:rPr>
        <w:t>jumlah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245FE0">
        <w:rPr>
          <w:rFonts w:ascii="Trebuchet MS" w:hAnsi="Trebuchet MS"/>
          <w:sz w:val="28"/>
          <w:szCs w:val="28"/>
        </w:rPr>
        <w:t>produk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yang </w:t>
      </w:r>
      <w:proofErr w:type="spellStart"/>
      <w:r w:rsidRPr="00245FE0">
        <w:rPr>
          <w:rFonts w:ascii="Trebuchet MS" w:hAnsi="Trebuchet MS"/>
          <w:sz w:val="28"/>
          <w:szCs w:val="28"/>
        </w:rPr>
        <w:t>ingin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245FE0">
        <w:rPr>
          <w:rFonts w:ascii="Trebuchet MS" w:hAnsi="Trebuchet MS"/>
          <w:sz w:val="28"/>
          <w:szCs w:val="28"/>
        </w:rPr>
        <w:t>dibeli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. </w:t>
      </w:r>
      <w:proofErr w:type="spellStart"/>
      <w:r w:rsidRPr="00245FE0">
        <w:rPr>
          <w:rFonts w:ascii="Trebuchet MS" w:hAnsi="Trebuchet MS"/>
          <w:sz w:val="28"/>
          <w:szCs w:val="28"/>
        </w:rPr>
        <w:t>Dengan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245FE0">
        <w:rPr>
          <w:rFonts w:ascii="Trebuchet MS" w:hAnsi="Trebuchet MS"/>
          <w:sz w:val="28"/>
          <w:szCs w:val="28"/>
        </w:rPr>
        <w:t>adanya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245FE0">
        <w:rPr>
          <w:rFonts w:ascii="Trebuchet MS" w:hAnsi="Trebuchet MS"/>
          <w:sz w:val="28"/>
          <w:szCs w:val="28"/>
        </w:rPr>
        <w:t>fitur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ini, </w:t>
      </w:r>
      <w:proofErr w:type="spellStart"/>
      <w:r w:rsidRPr="00245FE0">
        <w:rPr>
          <w:rFonts w:ascii="Trebuchet MS" w:hAnsi="Trebuchet MS"/>
          <w:sz w:val="28"/>
          <w:szCs w:val="28"/>
        </w:rPr>
        <w:t>pengguna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245FE0">
        <w:rPr>
          <w:rFonts w:ascii="Trebuchet MS" w:hAnsi="Trebuchet MS"/>
          <w:sz w:val="28"/>
          <w:szCs w:val="28"/>
        </w:rPr>
        <w:t>bisa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245FE0">
        <w:rPr>
          <w:rFonts w:ascii="Trebuchet MS" w:hAnsi="Trebuchet MS"/>
          <w:sz w:val="28"/>
          <w:szCs w:val="28"/>
        </w:rPr>
        <w:t>menyesuaikan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245FE0">
        <w:rPr>
          <w:rFonts w:ascii="Trebuchet MS" w:hAnsi="Trebuchet MS"/>
          <w:sz w:val="28"/>
          <w:szCs w:val="28"/>
        </w:rPr>
        <w:t>kostum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atau </w:t>
      </w:r>
      <w:proofErr w:type="spellStart"/>
      <w:r w:rsidRPr="00245FE0">
        <w:rPr>
          <w:rFonts w:ascii="Trebuchet MS" w:hAnsi="Trebuchet MS"/>
          <w:sz w:val="28"/>
          <w:szCs w:val="28"/>
        </w:rPr>
        <w:t>perlengkapan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cosplay </w:t>
      </w:r>
      <w:proofErr w:type="spellStart"/>
      <w:r w:rsidRPr="00245FE0">
        <w:rPr>
          <w:rFonts w:ascii="Trebuchet MS" w:hAnsi="Trebuchet MS"/>
          <w:sz w:val="28"/>
          <w:szCs w:val="28"/>
        </w:rPr>
        <w:t>sesuai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245FE0">
        <w:rPr>
          <w:rFonts w:ascii="Trebuchet MS" w:hAnsi="Trebuchet MS"/>
          <w:sz w:val="28"/>
          <w:szCs w:val="28"/>
        </w:rPr>
        <w:t>kebutuhan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dan </w:t>
      </w:r>
      <w:proofErr w:type="spellStart"/>
      <w:r w:rsidRPr="00245FE0">
        <w:rPr>
          <w:rFonts w:ascii="Trebuchet MS" w:hAnsi="Trebuchet MS"/>
          <w:sz w:val="28"/>
          <w:szCs w:val="28"/>
        </w:rPr>
        <w:t>preferensi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245FE0">
        <w:rPr>
          <w:rFonts w:ascii="Trebuchet MS" w:hAnsi="Trebuchet MS"/>
          <w:sz w:val="28"/>
          <w:szCs w:val="28"/>
        </w:rPr>
        <w:t>mereka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, </w:t>
      </w:r>
      <w:proofErr w:type="spellStart"/>
      <w:r w:rsidRPr="00245FE0">
        <w:rPr>
          <w:rFonts w:ascii="Trebuchet MS" w:hAnsi="Trebuchet MS"/>
          <w:sz w:val="28"/>
          <w:szCs w:val="28"/>
        </w:rPr>
        <w:t>sehingga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245FE0">
        <w:rPr>
          <w:rFonts w:ascii="Trebuchet MS" w:hAnsi="Trebuchet MS"/>
          <w:sz w:val="28"/>
          <w:szCs w:val="28"/>
        </w:rPr>
        <w:t>produk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yang </w:t>
      </w:r>
      <w:proofErr w:type="spellStart"/>
      <w:r w:rsidRPr="00245FE0">
        <w:rPr>
          <w:rFonts w:ascii="Trebuchet MS" w:hAnsi="Trebuchet MS"/>
          <w:sz w:val="28"/>
          <w:szCs w:val="28"/>
        </w:rPr>
        <w:t>dibeli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lebih </w:t>
      </w:r>
      <w:proofErr w:type="spellStart"/>
      <w:r w:rsidRPr="00245FE0">
        <w:rPr>
          <w:rFonts w:ascii="Trebuchet MS" w:hAnsi="Trebuchet MS"/>
          <w:sz w:val="28"/>
          <w:szCs w:val="28"/>
        </w:rPr>
        <w:t>sesuai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245FE0">
        <w:rPr>
          <w:rFonts w:ascii="Trebuchet MS" w:hAnsi="Trebuchet MS"/>
          <w:sz w:val="28"/>
          <w:szCs w:val="28"/>
        </w:rPr>
        <w:t>dengan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245FE0">
        <w:rPr>
          <w:rFonts w:ascii="Trebuchet MS" w:hAnsi="Trebuchet MS"/>
          <w:sz w:val="28"/>
          <w:szCs w:val="28"/>
        </w:rPr>
        <w:t>karakter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atau </w:t>
      </w:r>
      <w:proofErr w:type="spellStart"/>
      <w:r w:rsidRPr="00245FE0">
        <w:rPr>
          <w:rFonts w:ascii="Trebuchet MS" w:hAnsi="Trebuchet MS"/>
          <w:sz w:val="28"/>
          <w:szCs w:val="28"/>
        </w:rPr>
        <w:t>konsep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cosplay yang </w:t>
      </w:r>
      <w:proofErr w:type="spellStart"/>
      <w:r w:rsidRPr="00245FE0">
        <w:rPr>
          <w:rFonts w:ascii="Trebuchet MS" w:hAnsi="Trebuchet MS"/>
          <w:sz w:val="28"/>
          <w:szCs w:val="28"/>
        </w:rPr>
        <w:t>diinginkan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. </w:t>
      </w:r>
    </w:p>
    <w:p w14:paraId="65B334E1" w14:textId="77777777" w:rsidR="00245FE0" w:rsidRDefault="00245FE0" w:rsidP="00BB7D1F">
      <w:pPr>
        <w:pStyle w:val="ListParagraph"/>
        <w:ind w:left="426"/>
        <w:jc w:val="both"/>
        <w:rPr>
          <w:rFonts w:ascii="Trebuchet MS" w:hAnsi="Trebuchet MS"/>
          <w:sz w:val="28"/>
          <w:szCs w:val="28"/>
        </w:rPr>
      </w:pPr>
    </w:p>
    <w:p w14:paraId="75BBCC9B" w14:textId="2AB465D4" w:rsidR="00BB7D1F" w:rsidRDefault="00245FE0" w:rsidP="00BE3353">
      <w:pPr>
        <w:pStyle w:val="ListParagraph"/>
        <w:ind w:left="0"/>
        <w:jc w:val="both"/>
        <w:rPr>
          <w:rFonts w:ascii="Trebuchet MS" w:hAnsi="Trebuchet MS"/>
          <w:sz w:val="28"/>
          <w:szCs w:val="28"/>
        </w:rPr>
      </w:pPr>
      <w:proofErr w:type="spellStart"/>
      <w:r w:rsidRPr="00245FE0">
        <w:rPr>
          <w:rFonts w:ascii="Trebuchet MS" w:hAnsi="Trebuchet MS"/>
          <w:sz w:val="28"/>
          <w:szCs w:val="28"/>
        </w:rPr>
        <w:t>Berikut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245FE0">
        <w:rPr>
          <w:rFonts w:ascii="Trebuchet MS" w:hAnsi="Trebuchet MS"/>
          <w:sz w:val="28"/>
          <w:szCs w:val="28"/>
        </w:rPr>
        <w:t>adalah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245FE0">
        <w:rPr>
          <w:rFonts w:ascii="Trebuchet MS" w:hAnsi="Trebuchet MS"/>
          <w:sz w:val="28"/>
          <w:szCs w:val="28"/>
        </w:rPr>
        <w:t>tampilan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245FE0">
        <w:rPr>
          <w:rFonts w:ascii="Trebuchet MS" w:hAnsi="Trebuchet MS"/>
          <w:sz w:val="28"/>
          <w:szCs w:val="28"/>
        </w:rPr>
        <w:t>halamannya</w:t>
      </w:r>
      <w:proofErr w:type="spellEnd"/>
      <w:r w:rsidRPr="00245FE0">
        <w:rPr>
          <w:rFonts w:ascii="Trebuchet MS" w:hAnsi="Trebuchet MS"/>
          <w:sz w:val="28"/>
          <w:szCs w:val="28"/>
        </w:rPr>
        <w:t>:</w:t>
      </w:r>
    </w:p>
    <w:p w14:paraId="09F1B060" w14:textId="77777777" w:rsidR="007510A0" w:rsidRDefault="007510A0" w:rsidP="00BE3353">
      <w:pPr>
        <w:pStyle w:val="ListParagraph"/>
        <w:ind w:left="0"/>
        <w:jc w:val="both"/>
        <w:rPr>
          <w:rFonts w:ascii="Trebuchet MS" w:hAnsi="Trebuchet MS"/>
          <w:sz w:val="28"/>
          <w:szCs w:val="28"/>
        </w:rPr>
      </w:pPr>
    </w:p>
    <w:p w14:paraId="59F3062F" w14:textId="77777777" w:rsidR="00245FE0" w:rsidRPr="003C4A28" w:rsidRDefault="00245FE0" w:rsidP="00BB7D1F">
      <w:pPr>
        <w:pStyle w:val="ListParagraph"/>
        <w:ind w:left="426"/>
        <w:jc w:val="both"/>
        <w:rPr>
          <w:rFonts w:ascii="Trebuchet MS" w:hAnsi="Trebuchet MS"/>
          <w:sz w:val="28"/>
          <w:szCs w:val="28"/>
          <w:lang w:val="en-ID"/>
        </w:rPr>
      </w:pPr>
    </w:p>
    <w:p w14:paraId="72287671" w14:textId="0AE54DFD" w:rsidR="003C4A28" w:rsidRPr="004F6AC8" w:rsidRDefault="003C4A28" w:rsidP="00457C50">
      <w:pPr>
        <w:pStyle w:val="ListParagraph"/>
        <w:numPr>
          <w:ilvl w:val="0"/>
          <w:numId w:val="6"/>
        </w:numPr>
        <w:ind w:left="426" w:hanging="426"/>
        <w:jc w:val="both"/>
        <w:rPr>
          <w:rFonts w:ascii="Trebuchet MS" w:hAnsi="Trebuchet MS"/>
          <w:b/>
          <w:bCs/>
          <w:i/>
          <w:iCs/>
          <w:sz w:val="28"/>
          <w:szCs w:val="28"/>
          <w:lang w:val="en-ID"/>
        </w:rPr>
      </w:pPr>
      <w:proofErr w:type="spellStart"/>
      <w:r w:rsidRPr="003C4A28">
        <w:rPr>
          <w:rFonts w:ascii="Trebuchet MS" w:hAnsi="Trebuchet MS"/>
          <w:b/>
          <w:bCs/>
          <w:i/>
          <w:iCs/>
          <w:sz w:val="28"/>
          <w:szCs w:val="28"/>
          <w:lang w:val="en-ID"/>
        </w:rPr>
        <w:t>Katalog</w:t>
      </w:r>
      <w:proofErr w:type="spellEnd"/>
      <w:r w:rsidRPr="003C4A28">
        <w:rPr>
          <w:rFonts w:ascii="Trebuchet MS" w:hAnsi="Trebuchet MS"/>
          <w:b/>
          <w:bCs/>
          <w:i/>
          <w:iCs/>
          <w:sz w:val="28"/>
          <w:szCs w:val="28"/>
          <w:lang w:val="en-ID"/>
        </w:rPr>
        <w:t xml:space="preserve"> </w:t>
      </w:r>
      <w:proofErr w:type="spellStart"/>
      <w:r w:rsidRPr="003C4A28">
        <w:rPr>
          <w:rFonts w:ascii="Trebuchet MS" w:hAnsi="Trebuchet MS"/>
          <w:b/>
          <w:bCs/>
          <w:i/>
          <w:iCs/>
          <w:sz w:val="28"/>
          <w:szCs w:val="28"/>
          <w:lang w:val="en-ID"/>
        </w:rPr>
        <w:t>Khusus</w:t>
      </w:r>
      <w:proofErr w:type="spellEnd"/>
      <w:r w:rsidRPr="003C4A28">
        <w:rPr>
          <w:rFonts w:ascii="Trebuchet MS" w:hAnsi="Trebuchet MS"/>
          <w:b/>
          <w:bCs/>
          <w:i/>
          <w:iCs/>
          <w:sz w:val="28"/>
          <w:szCs w:val="28"/>
          <w:lang w:val="en-ID"/>
        </w:rPr>
        <w:t xml:space="preserve"> </w:t>
      </w:r>
      <w:proofErr w:type="spellStart"/>
      <w:r w:rsidRPr="003C4A28">
        <w:rPr>
          <w:rFonts w:ascii="Trebuchet MS" w:hAnsi="Trebuchet MS"/>
          <w:b/>
          <w:bCs/>
          <w:i/>
          <w:iCs/>
          <w:sz w:val="28"/>
          <w:szCs w:val="28"/>
          <w:lang w:val="en-ID"/>
        </w:rPr>
        <w:t>Aksesoris</w:t>
      </w:r>
      <w:proofErr w:type="spellEnd"/>
      <w:r w:rsidRPr="003C4A28">
        <w:rPr>
          <w:rFonts w:ascii="Trebuchet MS" w:hAnsi="Trebuchet MS"/>
          <w:b/>
          <w:bCs/>
          <w:i/>
          <w:iCs/>
          <w:sz w:val="28"/>
          <w:szCs w:val="28"/>
          <w:lang w:val="en-ID"/>
        </w:rPr>
        <w:t xml:space="preserve"> &amp; </w:t>
      </w:r>
      <w:proofErr w:type="spellStart"/>
      <w:r w:rsidRPr="003C4A28">
        <w:rPr>
          <w:rFonts w:ascii="Trebuchet MS" w:hAnsi="Trebuchet MS"/>
          <w:b/>
          <w:bCs/>
          <w:i/>
          <w:iCs/>
          <w:sz w:val="28"/>
          <w:szCs w:val="28"/>
          <w:lang w:val="en-ID"/>
        </w:rPr>
        <w:t>Properti</w:t>
      </w:r>
      <w:proofErr w:type="spellEnd"/>
    </w:p>
    <w:p w14:paraId="34CB88B1" w14:textId="77777777" w:rsidR="00245FE0" w:rsidRDefault="00245FE0" w:rsidP="00245FE0">
      <w:pPr>
        <w:pStyle w:val="ListParagraph"/>
        <w:ind w:left="426"/>
        <w:jc w:val="both"/>
        <w:rPr>
          <w:rFonts w:ascii="Trebuchet MS" w:hAnsi="Trebuchet MS"/>
          <w:sz w:val="28"/>
          <w:szCs w:val="28"/>
          <w:lang w:val="en-ID"/>
        </w:rPr>
      </w:pPr>
    </w:p>
    <w:p w14:paraId="7CA5837A" w14:textId="77777777" w:rsidR="00245FE0" w:rsidRDefault="00245FE0" w:rsidP="00BE3353">
      <w:pPr>
        <w:pStyle w:val="ListParagraph"/>
        <w:ind w:left="0"/>
        <w:jc w:val="both"/>
        <w:rPr>
          <w:rFonts w:ascii="Trebuchet MS" w:hAnsi="Trebuchet MS"/>
          <w:sz w:val="28"/>
          <w:szCs w:val="28"/>
        </w:rPr>
      </w:pPr>
      <w:proofErr w:type="spellStart"/>
      <w:r w:rsidRPr="00245FE0">
        <w:rPr>
          <w:rFonts w:ascii="Trebuchet MS" w:hAnsi="Trebuchet MS"/>
          <w:sz w:val="28"/>
          <w:szCs w:val="28"/>
        </w:rPr>
        <w:t>Merupakan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245FE0">
        <w:rPr>
          <w:rFonts w:ascii="Trebuchet MS" w:hAnsi="Trebuchet MS"/>
          <w:sz w:val="28"/>
          <w:szCs w:val="28"/>
        </w:rPr>
        <w:t>fitur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yang </w:t>
      </w:r>
      <w:proofErr w:type="spellStart"/>
      <w:r w:rsidRPr="00245FE0">
        <w:rPr>
          <w:rFonts w:ascii="Trebuchet MS" w:hAnsi="Trebuchet MS"/>
          <w:sz w:val="28"/>
          <w:szCs w:val="28"/>
        </w:rPr>
        <w:t>membantu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user </w:t>
      </w:r>
      <w:proofErr w:type="spellStart"/>
      <w:r w:rsidRPr="00245FE0">
        <w:rPr>
          <w:rFonts w:ascii="Trebuchet MS" w:hAnsi="Trebuchet MS"/>
          <w:sz w:val="28"/>
          <w:szCs w:val="28"/>
        </w:rPr>
        <w:t>menyesuaikan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245FE0">
        <w:rPr>
          <w:rFonts w:ascii="Trebuchet MS" w:hAnsi="Trebuchet MS"/>
          <w:sz w:val="28"/>
          <w:szCs w:val="28"/>
        </w:rPr>
        <w:t>jenis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245FE0">
        <w:rPr>
          <w:rFonts w:ascii="Trebuchet MS" w:hAnsi="Trebuchet MS"/>
          <w:sz w:val="28"/>
          <w:szCs w:val="28"/>
        </w:rPr>
        <w:t>produk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yang </w:t>
      </w:r>
      <w:proofErr w:type="spellStart"/>
      <w:r w:rsidRPr="00245FE0">
        <w:rPr>
          <w:rFonts w:ascii="Trebuchet MS" w:hAnsi="Trebuchet MS"/>
          <w:sz w:val="28"/>
          <w:szCs w:val="28"/>
        </w:rPr>
        <w:t>ditampilkan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245FE0">
        <w:rPr>
          <w:rFonts w:ascii="Trebuchet MS" w:hAnsi="Trebuchet MS"/>
          <w:sz w:val="28"/>
          <w:szCs w:val="28"/>
        </w:rPr>
        <w:t>setelah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245FE0">
        <w:rPr>
          <w:rFonts w:ascii="Trebuchet MS" w:hAnsi="Trebuchet MS"/>
          <w:sz w:val="28"/>
          <w:szCs w:val="28"/>
        </w:rPr>
        <w:t>melakukan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245FE0">
        <w:rPr>
          <w:rFonts w:ascii="Trebuchet MS" w:hAnsi="Trebuchet MS"/>
          <w:sz w:val="28"/>
          <w:szCs w:val="28"/>
        </w:rPr>
        <w:t>pencarian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atau </w:t>
      </w:r>
      <w:proofErr w:type="spellStart"/>
      <w:r w:rsidRPr="00245FE0">
        <w:rPr>
          <w:rFonts w:ascii="Trebuchet MS" w:hAnsi="Trebuchet MS"/>
          <w:sz w:val="28"/>
          <w:szCs w:val="28"/>
        </w:rPr>
        <w:t>memilih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245FE0">
        <w:rPr>
          <w:rFonts w:ascii="Trebuchet MS" w:hAnsi="Trebuchet MS"/>
          <w:sz w:val="28"/>
          <w:szCs w:val="28"/>
        </w:rPr>
        <w:t>kategori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245FE0">
        <w:rPr>
          <w:rFonts w:ascii="Trebuchet MS" w:hAnsi="Trebuchet MS"/>
          <w:sz w:val="28"/>
          <w:szCs w:val="28"/>
        </w:rPr>
        <w:t>tertentu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. Ketika </w:t>
      </w:r>
      <w:proofErr w:type="spellStart"/>
      <w:r w:rsidRPr="00245FE0">
        <w:rPr>
          <w:rFonts w:ascii="Trebuchet MS" w:hAnsi="Trebuchet MS"/>
          <w:sz w:val="28"/>
          <w:szCs w:val="28"/>
        </w:rPr>
        <w:t>pengguna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sudah </w:t>
      </w:r>
      <w:proofErr w:type="spellStart"/>
      <w:r w:rsidRPr="00245FE0">
        <w:rPr>
          <w:rFonts w:ascii="Trebuchet MS" w:hAnsi="Trebuchet MS"/>
          <w:sz w:val="28"/>
          <w:szCs w:val="28"/>
        </w:rPr>
        <w:t>diarahkan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ke </w:t>
      </w:r>
      <w:proofErr w:type="spellStart"/>
      <w:r w:rsidRPr="00245FE0">
        <w:rPr>
          <w:rFonts w:ascii="Trebuchet MS" w:hAnsi="Trebuchet MS"/>
          <w:sz w:val="28"/>
          <w:szCs w:val="28"/>
        </w:rPr>
        <w:t>halaman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daftar </w:t>
      </w:r>
      <w:proofErr w:type="spellStart"/>
      <w:r w:rsidRPr="00245FE0">
        <w:rPr>
          <w:rFonts w:ascii="Trebuchet MS" w:hAnsi="Trebuchet MS"/>
          <w:sz w:val="28"/>
          <w:szCs w:val="28"/>
        </w:rPr>
        <w:t>produk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, </w:t>
      </w:r>
      <w:proofErr w:type="spellStart"/>
      <w:r w:rsidRPr="00245FE0">
        <w:rPr>
          <w:rFonts w:ascii="Trebuchet MS" w:hAnsi="Trebuchet MS"/>
          <w:sz w:val="28"/>
          <w:szCs w:val="28"/>
        </w:rPr>
        <w:t>sistem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245FE0">
        <w:rPr>
          <w:rFonts w:ascii="Trebuchet MS" w:hAnsi="Trebuchet MS"/>
          <w:sz w:val="28"/>
          <w:szCs w:val="28"/>
        </w:rPr>
        <w:t>masih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245FE0">
        <w:rPr>
          <w:rFonts w:ascii="Trebuchet MS" w:hAnsi="Trebuchet MS"/>
          <w:sz w:val="28"/>
          <w:szCs w:val="28"/>
        </w:rPr>
        <w:t>menyediakan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filter </w:t>
      </w:r>
      <w:proofErr w:type="spellStart"/>
      <w:r w:rsidRPr="00245FE0">
        <w:rPr>
          <w:rFonts w:ascii="Trebuchet MS" w:hAnsi="Trebuchet MS"/>
          <w:sz w:val="28"/>
          <w:szCs w:val="28"/>
        </w:rPr>
        <w:t>tambahan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yang </w:t>
      </w:r>
      <w:proofErr w:type="spellStart"/>
      <w:r w:rsidRPr="00245FE0">
        <w:rPr>
          <w:rFonts w:ascii="Trebuchet MS" w:hAnsi="Trebuchet MS"/>
          <w:sz w:val="28"/>
          <w:szCs w:val="28"/>
        </w:rPr>
        <w:t>memungkinkan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245FE0">
        <w:rPr>
          <w:rFonts w:ascii="Trebuchet MS" w:hAnsi="Trebuchet MS"/>
          <w:sz w:val="28"/>
          <w:szCs w:val="28"/>
        </w:rPr>
        <w:t>pengguna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245FE0">
        <w:rPr>
          <w:rFonts w:ascii="Trebuchet MS" w:hAnsi="Trebuchet MS"/>
          <w:sz w:val="28"/>
          <w:szCs w:val="28"/>
        </w:rPr>
        <w:t>memilih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245FE0">
        <w:rPr>
          <w:rFonts w:ascii="Trebuchet MS" w:hAnsi="Trebuchet MS"/>
          <w:sz w:val="28"/>
          <w:szCs w:val="28"/>
        </w:rPr>
        <w:t>apakah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245FE0">
        <w:rPr>
          <w:rFonts w:ascii="Trebuchet MS" w:hAnsi="Trebuchet MS"/>
          <w:sz w:val="28"/>
          <w:szCs w:val="28"/>
        </w:rPr>
        <w:t>produk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yang </w:t>
      </w:r>
      <w:proofErr w:type="spellStart"/>
      <w:r w:rsidRPr="00245FE0">
        <w:rPr>
          <w:rFonts w:ascii="Trebuchet MS" w:hAnsi="Trebuchet MS"/>
          <w:sz w:val="28"/>
          <w:szCs w:val="28"/>
        </w:rPr>
        <w:t>ingin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245FE0">
        <w:rPr>
          <w:rFonts w:ascii="Trebuchet MS" w:hAnsi="Trebuchet MS"/>
          <w:sz w:val="28"/>
          <w:szCs w:val="28"/>
        </w:rPr>
        <w:t>ditampilkan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245FE0">
        <w:rPr>
          <w:rFonts w:ascii="Trebuchet MS" w:hAnsi="Trebuchet MS"/>
          <w:sz w:val="28"/>
          <w:szCs w:val="28"/>
        </w:rPr>
        <w:t>berupa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245FE0">
        <w:rPr>
          <w:rFonts w:ascii="Trebuchet MS" w:hAnsi="Trebuchet MS"/>
          <w:sz w:val="28"/>
          <w:szCs w:val="28"/>
        </w:rPr>
        <w:t>kostum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245FE0">
        <w:rPr>
          <w:rFonts w:ascii="Trebuchet MS" w:hAnsi="Trebuchet MS"/>
          <w:sz w:val="28"/>
          <w:szCs w:val="28"/>
        </w:rPr>
        <w:t>utama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, </w:t>
      </w:r>
      <w:proofErr w:type="spellStart"/>
      <w:r w:rsidRPr="00245FE0">
        <w:rPr>
          <w:rFonts w:ascii="Trebuchet MS" w:hAnsi="Trebuchet MS"/>
          <w:sz w:val="28"/>
          <w:szCs w:val="28"/>
        </w:rPr>
        <w:t>aksesoris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245FE0">
        <w:rPr>
          <w:rFonts w:ascii="Trebuchet MS" w:hAnsi="Trebuchet MS"/>
          <w:sz w:val="28"/>
          <w:szCs w:val="28"/>
        </w:rPr>
        <w:t>pendukung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, atau </w:t>
      </w:r>
      <w:proofErr w:type="spellStart"/>
      <w:r w:rsidRPr="00245FE0">
        <w:rPr>
          <w:rFonts w:ascii="Trebuchet MS" w:hAnsi="Trebuchet MS"/>
          <w:sz w:val="28"/>
          <w:szCs w:val="28"/>
        </w:rPr>
        <w:t>properti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cosplay </w:t>
      </w:r>
      <w:proofErr w:type="spellStart"/>
      <w:r w:rsidRPr="00245FE0">
        <w:rPr>
          <w:rFonts w:ascii="Trebuchet MS" w:hAnsi="Trebuchet MS"/>
          <w:sz w:val="28"/>
          <w:szCs w:val="28"/>
        </w:rPr>
        <w:t>lainnya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. </w:t>
      </w:r>
      <w:proofErr w:type="spellStart"/>
      <w:r w:rsidRPr="00245FE0">
        <w:rPr>
          <w:rFonts w:ascii="Trebuchet MS" w:hAnsi="Trebuchet MS"/>
          <w:sz w:val="28"/>
          <w:szCs w:val="28"/>
        </w:rPr>
        <w:t>Dengan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245FE0">
        <w:rPr>
          <w:rFonts w:ascii="Trebuchet MS" w:hAnsi="Trebuchet MS"/>
          <w:sz w:val="28"/>
          <w:szCs w:val="28"/>
        </w:rPr>
        <w:t>fitur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ini, </w:t>
      </w:r>
      <w:proofErr w:type="spellStart"/>
      <w:r w:rsidRPr="00245FE0">
        <w:rPr>
          <w:rFonts w:ascii="Trebuchet MS" w:hAnsi="Trebuchet MS"/>
          <w:sz w:val="28"/>
          <w:szCs w:val="28"/>
        </w:rPr>
        <w:t>pengguna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245FE0">
        <w:rPr>
          <w:rFonts w:ascii="Trebuchet MS" w:hAnsi="Trebuchet MS"/>
          <w:sz w:val="28"/>
          <w:szCs w:val="28"/>
        </w:rPr>
        <w:t>dapat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lebih </w:t>
      </w:r>
      <w:proofErr w:type="spellStart"/>
      <w:r w:rsidRPr="00245FE0">
        <w:rPr>
          <w:rFonts w:ascii="Trebuchet MS" w:hAnsi="Trebuchet MS"/>
          <w:sz w:val="28"/>
          <w:szCs w:val="28"/>
        </w:rPr>
        <w:t>mudah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245FE0">
        <w:rPr>
          <w:rFonts w:ascii="Trebuchet MS" w:hAnsi="Trebuchet MS"/>
          <w:sz w:val="28"/>
          <w:szCs w:val="28"/>
        </w:rPr>
        <w:t>menemukan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item yang </w:t>
      </w:r>
      <w:proofErr w:type="spellStart"/>
      <w:r w:rsidRPr="00245FE0">
        <w:rPr>
          <w:rFonts w:ascii="Trebuchet MS" w:hAnsi="Trebuchet MS"/>
          <w:sz w:val="28"/>
          <w:szCs w:val="28"/>
        </w:rPr>
        <w:t>dibutuhkan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245FE0">
        <w:rPr>
          <w:rFonts w:ascii="Trebuchet MS" w:hAnsi="Trebuchet MS"/>
          <w:sz w:val="28"/>
          <w:szCs w:val="28"/>
        </w:rPr>
        <w:t>tanpa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245FE0">
        <w:rPr>
          <w:rFonts w:ascii="Trebuchet MS" w:hAnsi="Trebuchet MS"/>
          <w:sz w:val="28"/>
          <w:szCs w:val="28"/>
        </w:rPr>
        <w:t>harus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245FE0">
        <w:rPr>
          <w:rFonts w:ascii="Trebuchet MS" w:hAnsi="Trebuchet MS"/>
          <w:sz w:val="28"/>
          <w:szCs w:val="28"/>
        </w:rPr>
        <w:t>melihat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245FE0">
        <w:rPr>
          <w:rFonts w:ascii="Trebuchet MS" w:hAnsi="Trebuchet MS"/>
          <w:sz w:val="28"/>
          <w:szCs w:val="28"/>
        </w:rPr>
        <w:t>semua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245FE0">
        <w:rPr>
          <w:rFonts w:ascii="Trebuchet MS" w:hAnsi="Trebuchet MS"/>
          <w:sz w:val="28"/>
          <w:szCs w:val="28"/>
        </w:rPr>
        <w:t>jenis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245FE0">
        <w:rPr>
          <w:rFonts w:ascii="Trebuchet MS" w:hAnsi="Trebuchet MS"/>
          <w:sz w:val="28"/>
          <w:szCs w:val="28"/>
        </w:rPr>
        <w:t>produk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245FE0">
        <w:rPr>
          <w:rFonts w:ascii="Trebuchet MS" w:hAnsi="Trebuchet MS"/>
          <w:sz w:val="28"/>
          <w:szCs w:val="28"/>
        </w:rPr>
        <w:t>sekaligus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, </w:t>
      </w:r>
      <w:proofErr w:type="spellStart"/>
      <w:r w:rsidRPr="00245FE0">
        <w:rPr>
          <w:rFonts w:ascii="Trebuchet MS" w:hAnsi="Trebuchet MS"/>
          <w:sz w:val="28"/>
          <w:szCs w:val="28"/>
        </w:rPr>
        <w:t>sehingga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proses </w:t>
      </w:r>
      <w:proofErr w:type="spellStart"/>
      <w:r w:rsidRPr="00245FE0">
        <w:rPr>
          <w:rFonts w:ascii="Trebuchet MS" w:hAnsi="Trebuchet MS"/>
          <w:sz w:val="28"/>
          <w:szCs w:val="28"/>
        </w:rPr>
        <w:t>mencari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245FE0">
        <w:rPr>
          <w:rFonts w:ascii="Trebuchet MS" w:hAnsi="Trebuchet MS"/>
          <w:sz w:val="28"/>
          <w:szCs w:val="28"/>
        </w:rPr>
        <w:t>perlengkapan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cosplay </w:t>
      </w:r>
      <w:proofErr w:type="spellStart"/>
      <w:r w:rsidRPr="00245FE0">
        <w:rPr>
          <w:rFonts w:ascii="Trebuchet MS" w:hAnsi="Trebuchet MS"/>
          <w:sz w:val="28"/>
          <w:szCs w:val="28"/>
        </w:rPr>
        <w:t>menjadi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lebih </w:t>
      </w:r>
      <w:proofErr w:type="spellStart"/>
      <w:r w:rsidRPr="00245FE0">
        <w:rPr>
          <w:rFonts w:ascii="Trebuchet MS" w:hAnsi="Trebuchet MS"/>
          <w:sz w:val="28"/>
          <w:szCs w:val="28"/>
        </w:rPr>
        <w:t>cepat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dan </w:t>
      </w:r>
      <w:proofErr w:type="spellStart"/>
      <w:r w:rsidRPr="00245FE0">
        <w:rPr>
          <w:rFonts w:ascii="Trebuchet MS" w:hAnsi="Trebuchet MS"/>
          <w:sz w:val="28"/>
          <w:szCs w:val="28"/>
        </w:rPr>
        <w:t>terorganisir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. </w:t>
      </w:r>
    </w:p>
    <w:p w14:paraId="63F90A88" w14:textId="77777777" w:rsidR="00245FE0" w:rsidRDefault="00245FE0" w:rsidP="00BE3353">
      <w:pPr>
        <w:pStyle w:val="ListParagraph"/>
        <w:ind w:left="0"/>
        <w:jc w:val="both"/>
        <w:rPr>
          <w:rFonts w:ascii="Trebuchet MS" w:hAnsi="Trebuchet MS"/>
          <w:sz w:val="28"/>
          <w:szCs w:val="28"/>
        </w:rPr>
      </w:pPr>
    </w:p>
    <w:p w14:paraId="6B8AC0A6" w14:textId="74B1CC57" w:rsidR="00245FE0" w:rsidRDefault="00245FE0" w:rsidP="00BE3353">
      <w:pPr>
        <w:pStyle w:val="ListParagraph"/>
        <w:ind w:left="0"/>
        <w:jc w:val="both"/>
        <w:rPr>
          <w:rFonts w:ascii="Trebuchet MS" w:hAnsi="Trebuchet MS"/>
          <w:sz w:val="28"/>
          <w:szCs w:val="28"/>
        </w:rPr>
      </w:pPr>
      <w:proofErr w:type="spellStart"/>
      <w:r w:rsidRPr="00245FE0">
        <w:rPr>
          <w:rFonts w:ascii="Trebuchet MS" w:hAnsi="Trebuchet MS"/>
          <w:sz w:val="28"/>
          <w:szCs w:val="28"/>
        </w:rPr>
        <w:t>Berikut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245FE0">
        <w:rPr>
          <w:rFonts w:ascii="Trebuchet MS" w:hAnsi="Trebuchet MS"/>
          <w:sz w:val="28"/>
          <w:szCs w:val="28"/>
        </w:rPr>
        <w:t>adalah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245FE0">
        <w:rPr>
          <w:rFonts w:ascii="Trebuchet MS" w:hAnsi="Trebuchet MS"/>
          <w:sz w:val="28"/>
          <w:szCs w:val="28"/>
        </w:rPr>
        <w:t>tampilan</w:t>
      </w:r>
      <w:proofErr w:type="spellEnd"/>
      <w:r w:rsidRPr="00245FE0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245FE0">
        <w:rPr>
          <w:rFonts w:ascii="Trebuchet MS" w:hAnsi="Trebuchet MS"/>
          <w:sz w:val="28"/>
          <w:szCs w:val="28"/>
        </w:rPr>
        <w:t>halamannya</w:t>
      </w:r>
      <w:proofErr w:type="spellEnd"/>
      <w:r w:rsidRPr="00245FE0">
        <w:rPr>
          <w:rFonts w:ascii="Trebuchet MS" w:hAnsi="Trebuchet MS"/>
          <w:sz w:val="28"/>
          <w:szCs w:val="28"/>
        </w:rPr>
        <w:t>:</w:t>
      </w:r>
    </w:p>
    <w:p w14:paraId="58C84D1D" w14:textId="77777777" w:rsidR="007510A0" w:rsidRDefault="007510A0" w:rsidP="00BE3353">
      <w:pPr>
        <w:pStyle w:val="ListParagraph"/>
        <w:ind w:left="0"/>
        <w:jc w:val="both"/>
        <w:rPr>
          <w:rFonts w:ascii="Trebuchet MS" w:hAnsi="Trebuchet MS"/>
          <w:sz w:val="28"/>
          <w:szCs w:val="28"/>
        </w:rPr>
      </w:pPr>
    </w:p>
    <w:p w14:paraId="39B25F12" w14:textId="77777777" w:rsidR="00245FE0" w:rsidRPr="003C4A28" w:rsidRDefault="00245FE0" w:rsidP="00245FE0">
      <w:pPr>
        <w:pStyle w:val="ListParagraph"/>
        <w:ind w:left="426"/>
        <w:jc w:val="both"/>
        <w:rPr>
          <w:rFonts w:ascii="Trebuchet MS" w:hAnsi="Trebuchet MS"/>
          <w:sz w:val="28"/>
          <w:szCs w:val="28"/>
          <w:lang w:val="en-ID"/>
        </w:rPr>
      </w:pPr>
    </w:p>
    <w:p w14:paraId="70E5CD46" w14:textId="34ABA0B5" w:rsidR="003C4A28" w:rsidRPr="004F6AC8" w:rsidRDefault="003C4A28" w:rsidP="00457C50">
      <w:pPr>
        <w:pStyle w:val="ListParagraph"/>
        <w:numPr>
          <w:ilvl w:val="0"/>
          <w:numId w:val="6"/>
        </w:numPr>
        <w:ind w:left="426" w:hanging="426"/>
        <w:jc w:val="both"/>
        <w:rPr>
          <w:rFonts w:ascii="Trebuchet MS" w:hAnsi="Trebuchet MS"/>
          <w:b/>
          <w:bCs/>
          <w:i/>
          <w:iCs/>
          <w:sz w:val="28"/>
          <w:szCs w:val="28"/>
          <w:lang w:val="en-ID"/>
        </w:rPr>
      </w:pPr>
      <w:proofErr w:type="spellStart"/>
      <w:r w:rsidRPr="003C4A28">
        <w:rPr>
          <w:rFonts w:ascii="Trebuchet MS" w:hAnsi="Trebuchet MS"/>
          <w:b/>
          <w:bCs/>
          <w:i/>
          <w:iCs/>
          <w:sz w:val="28"/>
          <w:szCs w:val="28"/>
          <w:lang w:val="en-ID"/>
        </w:rPr>
        <w:t>Pemberitahuan</w:t>
      </w:r>
      <w:proofErr w:type="spellEnd"/>
      <w:r w:rsidRPr="003C4A28">
        <w:rPr>
          <w:rFonts w:ascii="Trebuchet MS" w:hAnsi="Trebuchet MS"/>
          <w:b/>
          <w:bCs/>
          <w:i/>
          <w:iCs/>
          <w:sz w:val="28"/>
          <w:szCs w:val="28"/>
          <w:lang w:val="en-ID"/>
        </w:rPr>
        <w:t xml:space="preserve"> Event Cosplay</w:t>
      </w:r>
    </w:p>
    <w:p w14:paraId="3DC892D8" w14:textId="77777777" w:rsidR="00BE3353" w:rsidRDefault="00BE3353" w:rsidP="00BE3353">
      <w:pPr>
        <w:pStyle w:val="ListParagraph"/>
        <w:ind w:left="426"/>
        <w:jc w:val="both"/>
        <w:rPr>
          <w:rFonts w:ascii="Trebuchet MS" w:hAnsi="Trebuchet MS"/>
          <w:sz w:val="28"/>
          <w:szCs w:val="28"/>
          <w:lang w:val="en-ID"/>
        </w:rPr>
      </w:pPr>
    </w:p>
    <w:p w14:paraId="2155AC11" w14:textId="77777777" w:rsidR="00BE3353" w:rsidRDefault="00BE3353" w:rsidP="00BE3353">
      <w:pPr>
        <w:pStyle w:val="ListParagraph"/>
        <w:ind w:left="0"/>
        <w:jc w:val="both"/>
        <w:rPr>
          <w:rFonts w:ascii="Trebuchet MS" w:hAnsi="Trebuchet MS"/>
          <w:sz w:val="28"/>
          <w:szCs w:val="28"/>
          <w:lang w:val="en-ID"/>
        </w:rPr>
      </w:pPr>
      <w:r w:rsidRPr="00BE3353">
        <w:rPr>
          <w:rFonts w:ascii="Trebuchet MS" w:hAnsi="Trebuchet MS"/>
          <w:sz w:val="28"/>
          <w:szCs w:val="28"/>
          <w:lang w:val="en-ID"/>
        </w:rPr>
        <w:t xml:space="preserve">Fitur </w:t>
      </w:r>
      <w:proofErr w:type="spellStart"/>
      <w:r w:rsidRPr="00BE3353">
        <w:rPr>
          <w:rFonts w:ascii="Trebuchet MS" w:hAnsi="Trebuchet MS"/>
          <w:sz w:val="28"/>
          <w:szCs w:val="28"/>
          <w:lang w:val="en-ID"/>
        </w:rPr>
        <w:t>ini</w:t>
      </w:r>
      <w:proofErr w:type="spellEnd"/>
      <w:r w:rsidRPr="00BE3353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E3353">
        <w:rPr>
          <w:rFonts w:ascii="Trebuchet MS" w:hAnsi="Trebuchet MS"/>
          <w:sz w:val="28"/>
          <w:szCs w:val="28"/>
          <w:lang w:val="en-ID"/>
        </w:rPr>
        <w:t>dapat</w:t>
      </w:r>
      <w:proofErr w:type="spellEnd"/>
      <w:r w:rsidRPr="00BE3353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E3353">
        <w:rPr>
          <w:rFonts w:ascii="Trebuchet MS" w:hAnsi="Trebuchet MS"/>
          <w:sz w:val="28"/>
          <w:szCs w:val="28"/>
          <w:lang w:val="en-ID"/>
        </w:rPr>
        <w:t>diakses</w:t>
      </w:r>
      <w:proofErr w:type="spellEnd"/>
      <w:r w:rsidRPr="00BE3353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E3353">
        <w:rPr>
          <w:rFonts w:ascii="Trebuchet MS" w:hAnsi="Trebuchet MS"/>
          <w:sz w:val="28"/>
          <w:szCs w:val="28"/>
          <w:lang w:val="en-ID"/>
        </w:rPr>
        <w:t>melalui</w:t>
      </w:r>
      <w:proofErr w:type="spellEnd"/>
      <w:r w:rsidRPr="00BE3353">
        <w:rPr>
          <w:rFonts w:ascii="Trebuchet MS" w:hAnsi="Trebuchet MS"/>
          <w:sz w:val="28"/>
          <w:szCs w:val="28"/>
          <w:lang w:val="en-ID"/>
        </w:rPr>
        <w:t xml:space="preserve"> menu </w:t>
      </w:r>
      <w:proofErr w:type="spellStart"/>
      <w:r w:rsidRPr="00BE3353">
        <w:rPr>
          <w:rFonts w:ascii="Trebuchet MS" w:hAnsi="Trebuchet MS"/>
          <w:sz w:val="28"/>
          <w:szCs w:val="28"/>
          <w:lang w:val="en-ID"/>
        </w:rPr>
        <w:t>navigasi</w:t>
      </w:r>
      <w:proofErr w:type="spellEnd"/>
      <w:r w:rsidRPr="00BE3353">
        <w:rPr>
          <w:rFonts w:ascii="Trebuchet MS" w:hAnsi="Trebuchet MS"/>
          <w:sz w:val="28"/>
          <w:szCs w:val="28"/>
          <w:lang w:val="en-ID"/>
        </w:rPr>
        <w:t xml:space="preserve"> 'Events'. Halaman </w:t>
      </w:r>
      <w:proofErr w:type="spellStart"/>
      <w:r w:rsidRPr="00BE3353">
        <w:rPr>
          <w:rFonts w:ascii="Trebuchet MS" w:hAnsi="Trebuchet MS"/>
          <w:sz w:val="28"/>
          <w:szCs w:val="28"/>
          <w:lang w:val="en-ID"/>
        </w:rPr>
        <w:t>ini</w:t>
      </w:r>
      <w:proofErr w:type="spellEnd"/>
      <w:r w:rsidRPr="00BE3353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E3353">
        <w:rPr>
          <w:rFonts w:ascii="Trebuchet MS" w:hAnsi="Trebuchet MS"/>
          <w:sz w:val="28"/>
          <w:szCs w:val="28"/>
          <w:lang w:val="en-ID"/>
        </w:rPr>
        <w:t>akan</w:t>
      </w:r>
      <w:proofErr w:type="spellEnd"/>
      <w:r w:rsidRPr="00BE3353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E3353">
        <w:rPr>
          <w:rFonts w:ascii="Trebuchet MS" w:hAnsi="Trebuchet MS"/>
          <w:sz w:val="28"/>
          <w:szCs w:val="28"/>
          <w:lang w:val="en-ID"/>
        </w:rPr>
        <w:t>berisi</w:t>
      </w:r>
      <w:proofErr w:type="spellEnd"/>
      <w:r w:rsidRPr="00BE3353">
        <w:rPr>
          <w:rFonts w:ascii="Trebuchet MS" w:hAnsi="Trebuchet MS"/>
          <w:sz w:val="28"/>
          <w:szCs w:val="28"/>
          <w:lang w:val="en-ID"/>
        </w:rPr>
        <w:t xml:space="preserve"> event-event yang </w:t>
      </w:r>
      <w:proofErr w:type="spellStart"/>
      <w:r w:rsidRPr="00BE3353">
        <w:rPr>
          <w:rFonts w:ascii="Trebuchet MS" w:hAnsi="Trebuchet MS"/>
          <w:sz w:val="28"/>
          <w:szCs w:val="28"/>
          <w:lang w:val="en-ID"/>
        </w:rPr>
        <w:t>sedang</w:t>
      </w:r>
      <w:proofErr w:type="spellEnd"/>
      <w:r w:rsidRPr="00BE3353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E3353">
        <w:rPr>
          <w:rFonts w:ascii="Trebuchet MS" w:hAnsi="Trebuchet MS"/>
          <w:sz w:val="28"/>
          <w:szCs w:val="28"/>
          <w:lang w:val="en-ID"/>
        </w:rPr>
        <w:t>hadir</w:t>
      </w:r>
      <w:proofErr w:type="spellEnd"/>
      <w:r w:rsidRPr="00BE3353">
        <w:rPr>
          <w:rFonts w:ascii="Trebuchet MS" w:hAnsi="Trebuchet MS"/>
          <w:sz w:val="28"/>
          <w:szCs w:val="28"/>
          <w:lang w:val="en-ID"/>
        </w:rPr>
        <w:t xml:space="preserve"> di </w:t>
      </w:r>
      <w:proofErr w:type="spellStart"/>
      <w:r w:rsidRPr="00BE3353">
        <w:rPr>
          <w:rFonts w:ascii="Trebuchet MS" w:hAnsi="Trebuchet MS"/>
          <w:sz w:val="28"/>
          <w:szCs w:val="28"/>
          <w:lang w:val="en-ID"/>
        </w:rPr>
        <w:t>daerah</w:t>
      </w:r>
      <w:proofErr w:type="spellEnd"/>
      <w:r w:rsidRPr="00BE3353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E3353">
        <w:rPr>
          <w:rFonts w:ascii="Trebuchet MS" w:hAnsi="Trebuchet MS"/>
          <w:sz w:val="28"/>
          <w:szCs w:val="28"/>
          <w:lang w:val="en-ID"/>
        </w:rPr>
        <w:t>tertentu</w:t>
      </w:r>
      <w:proofErr w:type="spellEnd"/>
      <w:r w:rsidRPr="00BE3353">
        <w:rPr>
          <w:rFonts w:ascii="Trebuchet MS" w:hAnsi="Trebuchet MS"/>
          <w:sz w:val="28"/>
          <w:szCs w:val="28"/>
          <w:lang w:val="en-ID"/>
        </w:rPr>
        <w:t xml:space="preserve">. Card event </w:t>
      </w:r>
      <w:proofErr w:type="spellStart"/>
      <w:r w:rsidRPr="00BE3353">
        <w:rPr>
          <w:rFonts w:ascii="Trebuchet MS" w:hAnsi="Trebuchet MS"/>
          <w:sz w:val="28"/>
          <w:szCs w:val="28"/>
          <w:lang w:val="en-ID"/>
        </w:rPr>
        <w:t>akan</w:t>
      </w:r>
      <w:proofErr w:type="spellEnd"/>
      <w:r w:rsidRPr="00BE3353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E3353">
        <w:rPr>
          <w:rFonts w:ascii="Trebuchet MS" w:hAnsi="Trebuchet MS"/>
          <w:sz w:val="28"/>
          <w:szCs w:val="28"/>
          <w:lang w:val="en-ID"/>
        </w:rPr>
        <w:t>berisi</w:t>
      </w:r>
      <w:proofErr w:type="spellEnd"/>
      <w:r w:rsidRPr="00BE3353">
        <w:rPr>
          <w:rFonts w:ascii="Trebuchet MS" w:hAnsi="Trebuchet MS"/>
          <w:sz w:val="28"/>
          <w:szCs w:val="28"/>
          <w:lang w:val="en-ID"/>
        </w:rPr>
        <w:t xml:space="preserve"> preview event, </w:t>
      </w:r>
      <w:proofErr w:type="spellStart"/>
      <w:r w:rsidRPr="00BE3353">
        <w:rPr>
          <w:rFonts w:ascii="Trebuchet MS" w:hAnsi="Trebuchet MS"/>
          <w:sz w:val="28"/>
          <w:szCs w:val="28"/>
          <w:lang w:val="en-ID"/>
        </w:rPr>
        <w:t>lokasi</w:t>
      </w:r>
      <w:proofErr w:type="spellEnd"/>
      <w:r w:rsidRPr="00BE3353">
        <w:rPr>
          <w:rFonts w:ascii="Trebuchet MS" w:hAnsi="Trebuchet MS"/>
          <w:sz w:val="28"/>
          <w:szCs w:val="28"/>
          <w:lang w:val="en-ID"/>
        </w:rPr>
        <w:t xml:space="preserve">, </w:t>
      </w:r>
      <w:proofErr w:type="spellStart"/>
      <w:r w:rsidRPr="00BE3353">
        <w:rPr>
          <w:rFonts w:ascii="Trebuchet MS" w:hAnsi="Trebuchet MS"/>
          <w:sz w:val="28"/>
          <w:szCs w:val="28"/>
          <w:lang w:val="en-ID"/>
        </w:rPr>
        <w:t>waktu</w:t>
      </w:r>
      <w:proofErr w:type="spellEnd"/>
      <w:r w:rsidRPr="00BE3353">
        <w:rPr>
          <w:rFonts w:ascii="Trebuchet MS" w:hAnsi="Trebuchet MS"/>
          <w:sz w:val="28"/>
          <w:szCs w:val="28"/>
          <w:lang w:val="en-ID"/>
        </w:rPr>
        <w:t xml:space="preserve">, </w:t>
      </w:r>
      <w:proofErr w:type="spellStart"/>
      <w:r w:rsidRPr="00BE3353">
        <w:rPr>
          <w:rFonts w:ascii="Trebuchet MS" w:hAnsi="Trebuchet MS"/>
          <w:sz w:val="28"/>
          <w:szCs w:val="28"/>
          <w:lang w:val="en-ID"/>
        </w:rPr>
        <w:t>tanggal</w:t>
      </w:r>
      <w:proofErr w:type="spellEnd"/>
      <w:r w:rsidRPr="00BE3353">
        <w:rPr>
          <w:rFonts w:ascii="Trebuchet MS" w:hAnsi="Trebuchet MS"/>
          <w:sz w:val="28"/>
          <w:szCs w:val="28"/>
          <w:lang w:val="en-ID"/>
        </w:rPr>
        <w:t xml:space="preserve">, </w:t>
      </w:r>
      <w:proofErr w:type="spellStart"/>
      <w:r w:rsidRPr="00BE3353">
        <w:rPr>
          <w:rFonts w:ascii="Trebuchet MS" w:hAnsi="Trebuchet MS"/>
          <w:sz w:val="28"/>
          <w:szCs w:val="28"/>
          <w:lang w:val="en-ID"/>
        </w:rPr>
        <w:t>tema</w:t>
      </w:r>
      <w:proofErr w:type="spellEnd"/>
      <w:r w:rsidRPr="00BE3353">
        <w:rPr>
          <w:rFonts w:ascii="Trebuchet MS" w:hAnsi="Trebuchet MS"/>
          <w:sz w:val="28"/>
          <w:szCs w:val="28"/>
          <w:lang w:val="en-ID"/>
        </w:rPr>
        <w:t xml:space="preserve"> event, </w:t>
      </w:r>
      <w:proofErr w:type="spellStart"/>
      <w:r w:rsidRPr="00BE3353">
        <w:rPr>
          <w:rFonts w:ascii="Trebuchet MS" w:hAnsi="Trebuchet MS"/>
          <w:sz w:val="28"/>
          <w:szCs w:val="28"/>
          <w:lang w:val="en-ID"/>
        </w:rPr>
        <w:t>rekomendasi</w:t>
      </w:r>
      <w:proofErr w:type="spellEnd"/>
      <w:r w:rsidRPr="00BE3353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E3353">
        <w:rPr>
          <w:rFonts w:ascii="Trebuchet MS" w:hAnsi="Trebuchet MS"/>
          <w:sz w:val="28"/>
          <w:szCs w:val="28"/>
          <w:lang w:val="en-ID"/>
        </w:rPr>
        <w:t>karakter</w:t>
      </w:r>
      <w:proofErr w:type="spellEnd"/>
      <w:r w:rsidRPr="00BE3353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E3353">
        <w:rPr>
          <w:rFonts w:ascii="Trebuchet MS" w:hAnsi="Trebuchet MS"/>
          <w:sz w:val="28"/>
          <w:szCs w:val="28"/>
          <w:lang w:val="en-ID"/>
        </w:rPr>
        <w:t>untuk</w:t>
      </w:r>
      <w:proofErr w:type="spellEnd"/>
      <w:r w:rsidRPr="00BE3353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E3353">
        <w:rPr>
          <w:rFonts w:ascii="Trebuchet MS" w:hAnsi="Trebuchet MS"/>
          <w:sz w:val="28"/>
          <w:szCs w:val="28"/>
          <w:lang w:val="en-ID"/>
        </w:rPr>
        <w:t>dicosplay</w:t>
      </w:r>
      <w:proofErr w:type="spellEnd"/>
      <w:r w:rsidRPr="00BE3353">
        <w:rPr>
          <w:rFonts w:ascii="Trebuchet MS" w:hAnsi="Trebuchet MS"/>
          <w:sz w:val="28"/>
          <w:szCs w:val="28"/>
          <w:lang w:val="en-ID"/>
        </w:rPr>
        <w:t xml:space="preserve">, </w:t>
      </w:r>
      <w:proofErr w:type="spellStart"/>
      <w:r w:rsidRPr="00BE3353">
        <w:rPr>
          <w:rFonts w:ascii="Trebuchet MS" w:hAnsi="Trebuchet MS"/>
          <w:sz w:val="28"/>
          <w:szCs w:val="28"/>
          <w:lang w:val="en-ID"/>
        </w:rPr>
        <w:t>serta</w:t>
      </w:r>
      <w:proofErr w:type="spellEnd"/>
      <w:r w:rsidRPr="00BE3353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E3353">
        <w:rPr>
          <w:rFonts w:ascii="Trebuchet MS" w:hAnsi="Trebuchet MS"/>
          <w:sz w:val="28"/>
          <w:szCs w:val="28"/>
          <w:lang w:val="en-ID"/>
        </w:rPr>
        <w:t>deskripsi</w:t>
      </w:r>
      <w:proofErr w:type="spellEnd"/>
      <w:r w:rsidRPr="00BE3353">
        <w:rPr>
          <w:rFonts w:ascii="Trebuchet MS" w:hAnsi="Trebuchet MS"/>
          <w:sz w:val="28"/>
          <w:szCs w:val="28"/>
          <w:lang w:val="en-ID"/>
        </w:rPr>
        <w:t xml:space="preserve"> event </w:t>
      </w:r>
      <w:proofErr w:type="spellStart"/>
      <w:r w:rsidRPr="00BE3353">
        <w:rPr>
          <w:rFonts w:ascii="Trebuchet MS" w:hAnsi="Trebuchet MS"/>
          <w:sz w:val="28"/>
          <w:szCs w:val="28"/>
          <w:lang w:val="en-ID"/>
        </w:rPr>
        <w:t>saat</w:t>
      </w:r>
      <w:proofErr w:type="spellEnd"/>
      <w:r w:rsidRPr="00BE3353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E3353">
        <w:rPr>
          <w:rFonts w:ascii="Trebuchet MS" w:hAnsi="Trebuchet MS"/>
          <w:sz w:val="28"/>
          <w:szCs w:val="28"/>
          <w:lang w:val="en-ID"/>
        </w:rPr>
        <w:t>diakses</w:t>
      </w:r>
      <w:proofErr w:type="spellEnd"/>
      <w:r w:rsidRPr="00BE3353">
        <w:rPr>
          <w:rFonts w:ascii="Trebuchet MS" w:hAnsi="Trebuchet MS"/>
          <w:sz w:val="28"/>
          <w:szCs w:val="28"/>
          <w:lang w:val="en-ID"/>
        </w:rPr>
        <w:t xml:space="preserve">. </w:t>
      </w:r>
      <w:proofErr w:type="spellStart"/>
      <w:r w:rsidRPr="00BE3353">
        <w:rPr>
          <w:rFonts w:ascii="Trebuchet MS" w:hAnsi="Trebuchet MS"/>
          <w:sz w:val="28"/>
          <w:szCs w:val="28"/>
          <w:lang w:val="en-ID"/>
        </w:rPr>
        <w:t>Tampilan</w:t>
      </w:r>
      <w:proofErr w:type="spellEnd"/>
      <w:r w:rsidRPr="00BE3353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E3353">
        <w:rPr>
          <w:rFonts w:ascii="Trebuchet MS" w:hAnsi="Trebuchet MS"/>
          <w:sz w:val="28"/>
          <w:szCs w:val="28"/>
          <w:lang w:val="en-ID"/>
        </w:rPr>
        <w:t>awal</w:t>
      </w:r>
      <w:proofErr w:type="spellEnd"/>
      <w:r w:rsidRPr="00BE3353">
        <w:rPr>
          <w:rFonts w:ascii="Trebuchet MS" w:hAnsi="Trebuchet MS"/>
          <w:sz w:val="28"/>
          <w:szCs w:val="28"/>
          <w:lang w:val="en-ID"/>
        </w:rPr>
        <w:t xml:space="preserve"> </w:t>
      </w:r>
      <w:r w:rsidRPr="00BE3353">
        <w:rPr>
          <w:rFonts w:ascii="Trebuchet MS" w:hAnsi="Trebuchet MS"/>
          <w:sz w:val="28"/>
          <w:szCs w:val="28"/>
          <w:lang w:val="en-ID"/>
        </w:rPr>
        <w:lastRenderedPageBreak/>
        <w:t xml:space="preserve">card </w:t>
      </w:r>
      <w:proofErr w:type="spellStart"/>
      <w:r w:rsidRPr="00BE3353">
        <w:rPr>
          <w:rFonts w:ascii="Trebuchet MS" w:hAnsi="Trebuchet MS"/>
          <w:sz w:val="28"/>
          <w:szCs w:val="28"/>
          <w:lang w:val="en-ID"/>
        </w:rPr>
        <w:t>sebelum</w:t>
      </w:r>
      <w:proofErr w:type="spellEnd"/>
      <w:r w:rsidRPr="00BE3353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E3353">
        <w:rPr>
          <w:rFonts w:ascii="Trebuchet MS" w:hAnsi="Trebuchet MS"/>
          <w:sz w:val="28"/>
          <w:szCs w:val="28"/>
          <w:lang w:val="en-ID"/>
        </w:rPr>
        <w:t>diakses</w:t>
      </w:r>
      <w:proofErr w:type="spellEnd"/>
      <w:r w:rsidRPr="00BE3353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E3353">
        <w:rPr>
          <w:rFonts w:ascii="Trebuchet MS" w:hAnsi="Trebuchet MS"/>
          <w:sz w:val="28"/>
          <w:szCs w:val="28"/>
          <w:lang w:val="en-ID"/>
        </w:rPr>
        <w:t>akan</w:t>
      </w:r>
      <w:proofErr w:type="spellEnd"/>
      <w:r w:rsidRPr="00BE3353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E3353">
        <w:rPr>
          <w:rFonts w:ascii="Trebuchet MS" w:hAnsi="Trebuchet MS"/>
          <w:sz w:val="28"/>
          <w:szCs w:val="28"/>
          <w:lang w:val="en-ID"/>
        </w:rPr>
        <w:t>menampilkan</w:t>
      </w:r>
      <w:proofErr w:type="spellEnd"/>
      <w:r w:rsidRPr="00BE3353">
        <w:rPr>
          <w:rFonts w:ascii="Trebuchet MS" w:hAnsi="Trebuchet MS"/>
          <w:sz w:val="28"/>
          <w:szCs w:val="28"/>
          <w:lang w:val="en-ID"/>
        </w:rPr>
        <w:t xml:space="preserve"> preview event, </w:t>
      </w:r>
      <w:proofErr w:type="spellStart"/>
      <w:r w:rsidRPr="00BE3353">
        <w:rPr>
          <w:rFonts w:ascii="Trebuchet MS" w:hAnsi="Trebuchet MS"/>
          <w:sz w:val="28"/>
          <w:szCs w:val="28"/>
          <w:lang w:val="en-ID"/>
        </w:rPr>
        <w:t>lokasi</w:t>
      </w:r>
      <w:proofErr w:type="spellEnd"/>
      <w:r w:rsidRPr="00BE3353">
        <w:rPr>
          <w:rFonts w:ascii="Trebuchet MS" w:hAnsi="Trebuchet MS"/>
          <w:sz w:val="28"/>
          <w:szCs w:val="28"/>
          <w:lang w:val="en-ID"/>
        </w:rPr>
        <w:t xml:space="preserve">, </w:t>
      </w:r>
      <w:proofErr w:type="spellStart"/>
      <w:r w:rsidRPr="00BE3353">
        <w:rPr>
          <w:rFonts w:ascii="Trebuchet MS" w:hAnsi="Trebuchet MS"/>
          <w:sz w:val="28"/>
          <w:szCs w:val="28"/>
          <w:lang w:val="en-ID"/>
        </w:rPr>
        <w:t>waktu</w:t>
      </w:r>
      <w:proofErr w:type="spellEnd"/>
      <w:r w:rsidRPr="00BE3353">
        <w:rPr>
          <w:rFonts w:ascii="Trebuchet MS" w:hAnsi="Trebuchet MS"/>
          <w:sz w:val="28"/>
          <w:szCs w:val="28"/>
          <w:lang w:val="en-ID"/>
        </w:rPr>
        <w:t xml:space="preserve">, dan </w:t>
      </w:r>
      <w:proofErr w:type="spellStart"/>
      <w:r w:rsidRPr="00BE3353">
        <w:rPr>
          <w:rFonts w:ascii="Trebuchet MS" w:hAnsi="Trebuchet MS"/>
          <w:sz w:val="28"/>
          <w:szCs w:val="28"/>
          <w:lang w:val="en-ID"/>
        </w:rPr>
        <w:t>tanggal</w:t>
      </w:r>
      <w:proofErr w:type="spellEnd"/>
      <w:r w:rsidRPr="00BE3353">
        <w:rPr>
          <w:rFonts w:ascii="Trebuchet MS" w:hAnsi="Trebuchet MS"/>
          <w:sz w:val="28"/>
          <w:szCs w:val="28"/>
          <w:lang w:val="en-ID"/>
        </w:rPr>
        <w:t xml:space="preserve"> event. </w:t>
      </w:r>
    </w:p>
    <w:p w14:paraId="73E7E039" w14:textId="77777777" w:rsidR="00BE3353" w:rsidRDefault="00BE3353" w:rsidP="00BE3353">
      <w:pPr>
        <w:pStyle w:val="ListParagraph"/>
        <w:ind w:left="0"/>
        <w:jc w:val="both"/>
        <w:rPr>
          <w:rFonts w:ascii="Trebuchet MS" w:hAnsi="Trebuchet MS"/>
          <w:sz w:val="28"/>
          <w:szCs w:val="28"/>
          <w:lang w:val="en-ID"/>
        </w:rPr>
      </w:pPr>
    </w:p>
    <w:p w14:paraId="3187F811" w14:textId="6EB6BFC5" w:rsidR="00BE3353" w:rsidRDefault="00BE3353" w:rsidP="00BE3353">
      <w:pPr>
        <w:pStyle w:val="ListParagraph"/>
        <w:ind w:left="0"/>
        <w:jc w:val="both"/>
        <w:rPr>
          <w:rFonts w:ascii="Trebuchet MS" w:hAnsi="Trebuchet MS"/>
          <w:sz w:val="28"/>
          <w:szCs w:val="28"/>
          <w:lang w:val="en-ID"/>
        </w:rPr>
      </w:pPr>
      <w:proofErr w:type="spellStart"/>
      <w:r w:rsidRPr="00BE3353">
        <w:rPr>
          <w:rFonts w:ascii="Trebuchet MS" w:hAnsi="Trebuchet MS"/>
          <w:sz w:val="28"/>
          <w:szCs w:val="28"/>
          <w:lang w:val="en-ID"/>
        </w:rPr>
        <w:t>Berikut</w:t>
      </w:r>
      <w:proofErr w:type="spellEnd"/>
      <w:r w:rsidRPr="00BE3353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E3353">
        <w:rPr>
          <w:rFonts w:ascii="Trebuchet MS" w:hAnsi="Trebuchet MS"/>
          <w:sz w:val="28"/>
          <w:szCs w:val="28"/>
          <w:lang w:val="en-ID"/>
        </w:rPr>
        <w:t>adalah</w:t>
      </w:r>
      <w:proofErr w:type="spellEnd"/>
      <w:r w:rsidRPr="00BE3353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E3353">
        <w:rPr>
          <w:rFonts w:ascii="Trebuchet MS" w:hAnsi="Trebuchet MS"/>
          <w:sz w:val="28"/>
          <w:szCs w:val="28"/>
          <w:lang w:val="en-ID"/>
        </w:rPr>
        <w:t>tampilan</w:t>
      </w:r>
      <w:proofErr w:type="spellEnd"/>
      <w:r w:rsidRPr="00BE3353">
        <w:rPr>
          <w:rFonts w:ascii="Trebuchet MS" w:hAnsi="Trebuchet MS"/>
          <w:sz w:val="28"/>
          <w:szCs w:val="28"/>
          <w:lang w:val="en-ID"/>
        </w:rPr>
        <w:t xml:space="preserve"> </w:t>
      </w:r>
      <w:proofErr w:type="spellStart"/>
      <w:r w:rsidRPr="00BE3353">
        <w:rPr>
          <w:rFonts w:ascii="Trebuchet MS" w:hAnsi="Trebuchet MS"/>
          <w:sz w:val="28"/>
          <w:szCs w:val="28"/>
          <w:lang w:val="en-ID"/>
        </w:rPr>
        <w:t>halamannya</w:t>
      </w:r>
      <w:proofErr w:type="spellEnd"/>
      <w:r w:rsidRPr="00BE3353">
        <w:rPr>
          <w:rFonts w:ascii="Trebuchet MS" w:hAnsi="Trebuchet MS"/>
          <w:sz w:val="28"/>
          <w:szCs w:val="28"/>
          <w:lang w:val="en-ID"/>
        </w:rPr>
        <w:t>:</w:t>
      </w:r>
    </w:p>
    <w:p w14:paraId="08E5F220" w14:textId="77777777" w:rsidR="007510A0" w:rsidRPr="00BE3353" w:rsidRDefault="007510A0" w:rsidP="00BE3353">
      <w:pPr>
        <w:pStyle w:val="ListParagraph"/>
        <w:ind w:left="0"/>
        <w:jc w:val="both"/>
        <w:rPr>
          <w:rFonts w:ascii="Trebuchet MS" w:hAnsi="Trebuchet MS"/>
          <w:sz w:val="28"/>
          <w:szCs w:val="28"/>
          <w:lang w:val="en-ID"/>
        </w:rPr>
      </w:pPr>
    </w:p>
    <w:p w14:paraId="32A51EB2" w14:textId="77777777" w:rsidR="00BE3353" w:rsidRPr="003C4A28" w:rsidRDefault="00BE3353" w:rsidP="00BE3353">
      <w:pPr>
        <w:pStyle w:val="ListParagraph"/>
        <w:ind w:left="426"/>
        <w:jc w:val="both"/>
        <w:rPr>
          <w:rFonts w:ascii="Trebuchet MS" w:hAnsi="Trebuchet MS"/>
          <w:sz w:val="28"/>
          <w:szCs w:val="28"/>
          <w:lang w:val="en-ID"/>
        </w:rPr>
      </w:pPr>
    </w:p>
    <w:p w14:paraId="2AB5880F" w14:textId="1B5581C2" w:rsidR="003C4A28" w:rsidRPr="004F6AC8" w:rsidRDefault="003C4A28" w:rsidP="00457C50">
      <w:pPr>
        <w:pStyle w:val="ListParagraph"/>
        <w:numPr>
          <w:ilvl w:val="0"/>
          <w:numId w:val="6"/>
        </w:numPr>
        <w:ind w:left="426" w:hanging="426"/>
        <w:jc w:val="both"/>
        <w:rPr>
          <w:rFonts w:ascii="Trebuchet MS" w:hAnsi="Trebuchet MS"/>
          <w:b/>
          <w:bCs/>
          <w:i/>
          <w:iCs/>
          <w:sz w:val="28"/>
          <w:szCs w:val="28"/>
          <w:lang w:val="en-ID"/>
        </w:rPr>
      </w:pPr>
      <w:proofErr w:type="spellStart"/>
      <w:r w:rsidRPr="003C4A28">
        <w:rPr>
          <w:rFonts w:ascii="Trebuchet MS" w:hAnsi="Trebuchet MS"/>
          <w:b/>
          <w:bCs/>
          <w:i/>
          <w:iCs/>
          <w:sz w:val="28"/>
          <w:szCs w:val="28"/>
          <w:lang w:val="en-ID"/>
        </w:rPr>
        <w:t>Rekomendasi</w:t>
      </w:r>
      <w:proofErr w:type="spellEnd"/>
      <w:r w:rsidRPr="003C4A28">
        <w:rPr>
          <w:rFonts w:ascii="Trebuchet MS" w:hAnsi="Trebuchet MS"/>
          <w:b/>
          <w:bCs/>
          <w:i/>
          <w:iCs/>
          <w:sz w:val="28"/>
          <w:szCs w:val="28"/>
          <w:lang w:val="en-ID"/>
        </w:rPr>
        <w:t xml:space="preserve"> </w:t>
      </w:r>
      <w:proofErr w:type="spellStart"/>
      <w:r w:rsidRPr="003C4A28">
        <w:rPr>
          <w:rFonts w:ascii="Trebuchet MS" w:hAnsi="Trebuchet MS"/>
          <w:b/>
          <w:bCs/>
          <w:i/>
          <w:iCs/>
          <w:sz w:val="28"/>
          <w:szCs w:val="28"/>
          <w:lang w:val="en-ID"/>
        </w:rPr>
        <w:t>Karakter</w:t>
      </w:r>
      <w:proofErr w:type="spellEnd"/>
      <w:r w:rsidRPr="003C4A28">
        <w:rPr>
          <w:rFonts w:ascii="Trebuchet MS" w:hAnsi="Trebuchet MS"/>
          <w:b/>
          <w:bCs/>
          <w:i/>
          <w:iCs/>
          <w:sz w:val="28"/>
          <w:szCs w:val="28"/>
          <w:lang w:val="en-ID"/>
        </w:rPr>
        <w:t xml:space="preserve"> </w:t>
      </w:r>
      <w:proofErr w:type="spellStart"/>
      <w:r w:rsidRPr="003C4A28">
        <w:rPr>
          <w:rFonts w:ascii="Trebuchet MS" w:hAnsi="Trebuchet MS"/>
          <w:b/>
          <w:bCs/>
          <w:i/>
          <w:iCs/>
          <w:sz w:val="28"/>
          <w:szCs w:val="28"/>
          <w:lang w:val="en-ID"/>
        </w:rPr>
        <w:t>Sesuai</w:t>
      </w:r>
      <w:proofErr w:type="spellEnd"/>
      <w:r w:rsidRPr="003C4A28">
        <w:rPr>
          <w:rFonts w:ascii="Trebuchet MS" w:hAnsi="Trebuchet MS"/>
          <w:b/>
          <w:bCs/>
          <w:i/>
          <w:iCs/>
          <w:sz w:val="28"/>
          <w:szCs w:val="28"/>
          <w:lang w:val="en-ID"/>
        </w:rPr>
        <w:t xml:space="preserve"> Event</w:t>
      </w:r>
    </w:p>
    <w:p w14:paraId="4EA9D9B2" w14:textId="77777777" w:rsidR="00BD0099" w:rsidRDefault="00BD0099" w:rsidP="00BD0099">
      <w:pPr>
        <w:pStyle w:val="ListParagraph"/>
        <w:ind w:left="426"/>
        <w:jc w:val="both"/>
        <w:rPr>
          <w:rFonts w:ascii="Trebuchet MS" w:hAnsi="Trebuchet MS"/>
          <w:sz w:val="28"/>
          <w:szCs w:val="28"/>
          <w:lang w:val="en-ID"/>
        </w:rPr>
      </w:pPr>
    </w:p>
    <w:p w14:paraId="4AF740FE" w14:textId="77777777" w:rsidR="00BD0099" w:rsidRDefault="00BD0099" w:rsidP="00BD0099">
      <w:pPr>
        <w:pStyle w:val="ListParagraph"/>
        <w:ind w:left="0"/>
        <w:jc w:val="both"/>
        <w:rPr>
          <w:rFonts w:ascii="Trebuchet MS" w:hAnsi="Trebuchet MS"/>
          <w:sz w:val="28"/>
          <w:szCs w:val="28"/>
        </w:rPr>
      </w:pPr>
      <w:r w:rsidRPr="00BD0099">
        <w:rPr>
          <w:rFonts w:ascii="Trebuchet MS" w:hAnsi="Trebuchet MS"/>
          <w:sz w:val="28"/>
          <w:szCs w:val="28"/>
        </w:rPr>
        <w:t xml:space="preserve">Fitur ini </w:t>
      </w:r>
      <w:proofErr w:type="spellStart"/>
      <w:r w:rsidRPr="00BD0099">
        <w:rPr>
          <w:rFonts w:ascii="Trebuchet MS" w:hAnsi="Trebuchet MS"/>
          <w:sz w:val="28"/>
          <w:szCs w:val="28"/>
        </w:rPr>
        <w:t>memberikan</w:t>
      </w:r>
      <w:proofErr w:type="spellEnd"/>
      <w:r w:rsidRPr="00BD0099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BD0099">
        <w:rPr>
          <w:rFonts w:ascii="Trebuchet MS" w:hAnsi="Trebuchet MS"/>
          <w:sz w:val="28"/>
          <w:szCs w:val="28"/>
        </w:rPr>
        <w:t>rekomendasi</w:t>
      </w:r>
      <w:proofErr w:type="spellEnd"/>
      <w:r w:rsidRPr="00BD0099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BD0099">
        <w:rPr>
          <w:rFonts w:ascii="Trebuchet MS" w:hAnsi="Trebuchet MS"/>
          <w:sz w:val="28"/>
          <w:szCs w:val="28"/>
        </w:rPr>
        <w:t>karakter</w:t>
      </w:r>
      <w:proofErr w:type="spellEnd"/>
      <w:r w:rsidRPr="00BD0099">
        <w:rPr>
          <w:rFonts w:ascii="Trebuchet MS" w:hAnsi="Trebuchet MS"/>
          <w:sz w:val="28"/>
          <w:szCs w:val="28"/>
        </w:rPr>
        <w:t xml:space="preserve"> cosplay yang </w:t>
      </w:r>
      <w:proofErr w:type="spellStart"/>
      <w:r w:rsidRPr="00BD0099">
        <w:rPr>
          <w:rFonts w:ascii="Trebuchet MS" w:hAnsi="Trebuchet MS"/>
          <w:sz w:val="28"/>
          <w:szCs w:val="28"/>
        </w:rPr>
        <w:t>sesuai</w:t>
      </w:r>
      <w:proofErr w:type="spellEnd"/>
      <w:r w:rsidRPr="00BD0099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BD0099">
        <w:rPr>
          <w:rFonts w:ascii="Trebuchet MS" w:hAnsi="Trebuchet MS"/>
          <w:sz w:val="28"/>
          <w:szCs w:val="28"/>
        </w:rPr>
        <w:t>dengan</w:t>
      </w:r>
      <w:proofErr w:type="spellEnd"/>
      <w:r w:rsidRPr="00BD0099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BD0099">
        <w:rPr>
          <w:rFonts w:ascii="Trebuchet MS" w:hAnsi="Trebuchet MS"/>
          <w:sz w:val="28"/>
          <w:szCs w:val="28"/>
        </w:rPr>
        <w:t>jenis</w:t>
      </w:r>
      <w:proofErr w:type="spellEnd"/>
      <w:r w:rsidRPr="00BD0099">
        <w:rPr>
          <w:rFonts w:ascii="Trebuchet MS" w:hAnsi="Trebuchet MS"/>
          <w:sz w:val="28"/>
          <w:szCs w:val="28"/>
        </w:rPr>
        <w:t xml:space="preserve"> event cosplay yang </w:t>
      </w:r>
      <w:proofErr w:type="spellStart"/>
      <w:r w:rsidRPr="00BD0099">
        <w:rPr>
          <w:rFonts w:ascii="Trebuchet MS" w:hAnsi="Trebuchet MS"/>
          <w:sz w:val="28"/>
          <w:szCs w:val="28"/>
        </w:rPr>
        <w:t>dipilih</w:t>
      </w:r>
      <w:proofErr w:type="spellEnd"/>
      <w:r w:rsidRPr="00BD0099">
        <w:rPr>
          <w:rFonts w:ascii="Trebuchet MS" w:hAnsi="Trebuchet MS"/>
          <w:sz w:val="28"/>
          <w:szCs w:val="28"/>
        </w:rPr>
        <w:t xml:space="preserve"> oleh </w:t>
      </w:r>
      <w:proofErr w:type="spellStart"/>
      <w:r w:rsidRPr="00BD0099">
        <w:rPr>
          <w:rFonts w:ascii="Trebuchet MS" w:hAnsi="Trebuchet MS"/>
          <w:sz w:val="28"/>
          <w:szCs w:val="28"/>
        </w:rPr>
        <w:t>pengguna</w:t>
      </w:r>
      <w:proofErr w:type="spellEnd"/>
      <w:r w:rsidRPr="00BD0099">
        <w:rPr>
          <w:rFonts w:ascii="Trebuchet MS" w:hAnsi="Trebuchet MS"/>
          <w:sz w:val="28"/>
          <w:szCs w:val="28"/>
        </w:rPr>
        <w:t xml:space="preserve">, </w:t>
      </w:r>
      <w:proofErr w:type="spellStart"/>
      <w:r w:rsidRPr="00BD0099">
        <w:rPr>
          <w:rFonts w:ascii="Trebuchet MS" w:hAnsi="Trebuchet MS"/>
          <w:sz w:val="28"/>
          <w:szCs w:val="28"/>
        </w:rPr>
        <w:t>seperti</w:t>
      </w:r>
      <w:proofErr w:type="spellEnd"/>
      <w:r w:rsidRPr="00BD0099">
        <w:rPr>
          <w:rFonts w:ascii="Trebuchet MS" w:hAnsi="Trebuchet MS"/>
          <w:sz w:val="28"/>
          <w:szCs w:val="28"/>
        </w:rPr>
        <w:t>:</w:t>
      </w:r>
    </w:p>
    <w:p w14:paraId="68A2167F" w14:textId="77777777" w:rsidR="00BD0099" w:rsidRDefault="00BD0099" w:rsidP="00BD0099">
      <w:pPr>
        <w:pStyle w:val="ListParagraph"/>
        <w:ind w:left="0"/>
        <w:jc w:val="both"/>
        <w:rPr>
          <w:rFonts w:ascii="Trebuchet MS" w:hAnsi="Trebuchet MS"/>
          <w:sz w:val="28"/>
          <w:szCs w:val="28"/>
        </w:rPr>
      </w:pPr>
    </w:p>
    <w:p w14:paraId="6C404940" w14:textId="6219F1E1" w:rsidR="00BD0099" w:rsidRDefault="00BD0099" w:rsidP="004F6AC8">
      <w:pPr>
        <w:pStyle w:val="ListParagraph"/>
        <w:numPr>
          <w:ilvl w:val="0"/>
          <w:numId w:val="7"/>
        </w:numPr>
        <w:ind w:left="567" w:hanging="426"/>
        <w:jc w:val="both"/>
        <w:rPr>
          <w:rFonts w:ascii="Trebuchet MS" w:hAnsi="Trebuchet MS"/>
          <w:sz w:val="28"/>
          <w:szCs w:val="28"/>
        </w:rPr>
      </w:pPr>
      <w:r w:rsidRPr="004F6AC8">
        <w:rPr>
          <w:rFonts w:ascii="Trebuchet MS" w:hAnsi="Trebuchet MS"/>
          <w:b/>
          <w:bCs/>
          <w:sz w:val="28"/>
          <w:szCs w:val="28"/>
        </w:rPr>
        <w:t>Event Anime Convention:</w:t>
      </w:r>
      <w:r w:rsidRPr="00BD0099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BD0099">
        <w:rPr>
          <w:rFonts w:ascii="Trebuchet MS" w:hAnsi="Trebuchet MS"/>
          <w:sz w:val="28"/>
          <w:szCs w:val="28"/>
        </w:rPr>
        <w:t>rekomendasi</w:t>
      </w:r>
      <w:proofErr w:type="spellEnd"/>
      <w:r w:rsidRPr="00BD0099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BD0099">
        <w:rPr>
          <w:rFonts w:ascii="Trebuchet MS" w:hAnsi="Trebuchet MS"/>
          <w:sz w:val="28"/>
          <w:szCs w:val="28"/>
        </w:rPr>
        <w:t>karakter</w:t>
      </w:r>
      <w:proofErr w:type="spellEnd"/>
      <w:r w:rsidRPr="00BD0099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BD0099">
        <w:rPr>
          <w:rFonts w:ascii="Trebuchet MS" w:hAnsi="Trebuchet MS"/>
          <w:sz w:val="28"/>
          <w:szCs w:val="28"/>
        </w:rPr>
        <w:t>dari</w:t>
      </w:r>
      <w:proofErr w:type="spellEnd"/>
      <w:r w:rsidRPr="00BD0099">
        <w:rPr>
          <w:rFonts w:ascii="Trebuchet MS" w:hAnsi="Trebuchet MS"/>
          <w:sz w:val="28"/>
          <w:szCs w:val="28"/>
        </w:rPr>
        <w:t xml:space="preserve"> anime </w:t>
      </w:r>
      <w:proofErr w:type="spellStart"/>
      <w:r w:rsidRPr="00BD0099">
        <w:rPr>
          <w:rFonts w:ascii="Trebuchet MS" w:hAnsi="Trebuchet MS"/>
          <w:sz w:val="28"/>
          <w:szCs w:val="28"/>
        </w:rPr>
        <w:t>populer</w:t>
      </w:r>
      <w:proofErr w:type="spellEnd"/>
      <w:r w:rsidRPr="00BD0099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BD0099">
        <w:rPr>
          <w:rFonts w:ascii="Trebuchet MS" w:hAnsi="Trebuchet MS"/>
          <w:sz w:val="28"/>
          <w:szCs w:val="28"/>
        </w:rPr>
        <w:t>seperti</w:t>
      </w:r>
      <w:proofErr w:type="spellEnd"/>
      <w:r w:rsidRPr="00BD0099">
        <w:rPr>
          <w:rFonts w:ascii="Trebuchet MS" w:hAnsi="Trebuchet MS"/>
          <w:sz w:val="28"/>
          <w:szCs w:val="28"/>
        </w:rPr>
        <w:t xml:space="preserve"> Naruto, Demon Slayer, atau Attack on Titan</w:t>
      </w:r>
    </w:p>
    <w:p w14:paraId="2E534ED3" w14:textId="375BAE6E" w:rsidR="00BD0099" w:rsidRPr="00AA3FE0" w:rsidRDefault="00BD0099" w:rsidP="004F6AC8">
      <w:pPr>
        <w:pStyle w:val="ListParagraph"/>
        <w:numPr>
          <w:ilvl w:val="0"/>
          <w:numId w:val="7"/>
        </w:numPr>
        <w:ind w:left="567" w:hanging="426"/>
        <w:jc w:val="both"/>
        <w:rPr>
          <w:rFonts w:ascii="Trebuchet MS" w:hAnsi="Trebuchet MS"/>
          <w:sz w:val="28"/>
          <w:szCs w:val="28"/>
          <w:lang w:val="en-ID"/>
        </w:rPr>
      </w:pPr>
      <w:r w:rsidRPr="004F6AC8">
        <w:rPr>
          <w:rFonts w:ascii="Trebuchet MS" w:hAnsi="Trebuchet MS"/>
          <w:b/>
          <w:bCs/>
          <w:sz w:val="28"/>
          <w:szCs w:val="28"/>
        </w:rPr>
        <w:t>Event Game Festival:</w:t>
      </w:r>
      <w:r w:rsidRPr="00BD0099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BD0099">
        <w:rPr>
          <w:rFonts w:ascii="Trebuchet MS" w:hAnsi="Trebuchet MS"/>
          <w:sz w:val="28"/>
          <w:szCs w:val="28"/>
        </w:rPr>
        <w:t>rekomendasi</w:t>
      </w:r>
      <w:proofErr w:type="spellEnd"/>
      <w:r w:rsidRPr="00BD0099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BD0099">
        <w:rPr>
          <w:rFonts w:ascii="Trebuchet MS" w:hAnsi="Trebuchet MS"/>
          <w:sz w:val="28"/>
          <w:szCs w:val="28"/>
        </w:rPr>
        <w:t>karakter</w:t>
      </w:r>
      <w:proofErr w:type="spellEnd"/>
      <w:r w:rsidRPr="00BD0099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BD0099">
        <w:rPr>
          <w:rFonts w:ascii="Trebuchet MS" w:hAnsi="Trebuchet MS"/>
          <w:sz w:val="28"/>
          <w:szCs w:val="28"/>
        </w:rPr>
        <w:t>dari</w:t>
      </w:r>
      <w:proofErr w:type="spellEnd"/>
      <w:r w:rsidRPr="00BD0099">
        <w:rPr>
          <w:rFonts w:ascii="Trebuchet MS" w:hAnsi="Trebuchet MS"/>
          <w:sz w:val="28"/>
          <w:szCs w:val="28"/>
        </w:rPr>
        <w:t xml:space="preserve"> game </w:t>
      </w:r>
      <w:proofErr w:type="spellStart"/>
      <w:r w:rsidRPr="00BD0099">
        <w:rPr>
          <w:rFonts w:ascii="Trebuchet MS" w:hAnsi="Trebuchet MS"/>
          <w:sz w:val="28"/>
          <w:szCs w:val="28"/>
        </w:rPr>
        <w:t>seperti</w:t>
      </w:r>
      <w:proofErr w:type="spellEnd"/>
      <w:r w:rsidRPr="00BD0099">
        <w:rPr>
          <w:rFonts w:ascii="Trebuchet MS" w:hAnsi="Trebuchet MS"/>
          <w:sz w:val="28"/>
          <w:szCs w:val="28"/>
        </w:rPr>
        <w:t xml:space="preserve"> Genshin Impact, Valorant, atau Final Fantasy</w:t>
      </w:r>
    </w:p>
    <w:p w14:paraId="4886E1C6" w14:textId="77777777" w:rsidR="00AA3FE0" w:rsidRDefault="00AA3FE0" w:rsidP="00AA3FE0">
      <w:pPr>
        <w:pStyle w:val="ListParagraph"/>
        <w:ind w:left="426"/>
        <w:jc w:val="both"/>
        <w:rPr>
          <w:rFonts w:ascii="Trebuchet MS" w:hAnsi="Trebuchet MS"/>
          <w:sz w:val="28"/>
          <w:szCs w:val="28"/>
        </w:rPr>
      </w:pPr>
    </w:p>
    <w:p w14:paraId="2D97FA2A" w14:textId="100DFCFE" w:rsidR="00AA3FE0" w:rsidRDefault="00AA3FE0" w:rsidP="00AA3FE0">
      <w:pPr>
        <w:pStyle w:val="ListParagraph"/>
        <w:tabs>
          <w:tab w:val="left" w:pos="709"/>
        </w:tabs>
        <w:ind w:left="0"/>
        <w:jc w:val="both"/>
        <w:rPr>
          <w:rFonts w:ascii="Trebuchet MS" w:hAnsi="Trebuchet MS"/>
          <w:sz w:val="28"/>
          <w:szCs w:val="28"/>
        </w:rPr>
      </w:pPr>
      <w:proofErr w:type="spellStart"/>
      <w:r w:rsidRPr="00AA3FE0">
        <w:rPr>
          <w:rFonts w:ascii="Trebuchet MS" w:hAnsi="Trebuchet MS"/>
          <w:sz w:val="28"/>
          <w:szCs w:val="28"/>
        </w:rPr>
        <w:t>Berikut</w:t>
      </w:r>
      <w:proofErr w:type="spellEnd"/>
      <w:r w:rsidRPr="00AA3FE0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AA3FE0">
        <w:rPr>
          <w:rFonts w:ascii="Trebuchet MS" w:hAnsi="Trebuchet MS"/>
          <w:sz w:val="28"/>
          <w:szCs w:val="28"/>
        </w:rPr>
        <w:t>adalah</w:t>
      </w:r>
      <w:proofErr w:type="spellEnd"/>
      <w:r w:rsidRPr="00AA3FE0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AA3FE0">
        <w:rPr>
          <w:rFonts w:ascii="Trebuchet MS" w:hAnsi="Trebuchet MS"/>
          <w:sz w:val="28"/>
          <w:szCs w:val="28"/>
        </w:rPr>
        <w:t>tampilan</w:t>
      </w:r>
      <w:proofErr w:type="spellEnd"/>
      <w:r w:rsidRPr="00AA3FE0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AA3FE0">
        <w:rPr>
          <w:rFonts w:ascii="Trebuchet MS" w:hAnsi="Trebuchet MS"/>
          <w:sz w:val="28"/>
          <w:szCs w:val="28"/>
        </w:rPr>
        <w:t>halamannya</w:t>
      </w:r>
      <w:proofErr w:type="spellEnd"/>
      <w:r w:rsidRPr="00AA3FE0">
        <w:rPr>
          <w:rFonts w:ascii="Trebuchet MS" w:hAnsi="Trebuchet MS"/>
          <w:sz w:val="28"/>
          <w:szCs w:val="28"/>
        </w:rPr>
        <w:t>:</w:t>
      </w:r>
    </w:p>
    <w:p w14:paraId="2DD56C27" w14:textId="77777777" w:rsidR="007510A0" w:rsidRDefault="007510A0" w:rsidP="00AA3FE0">
      <w:pPr>
        <w:pStyle w:val="ListParagraph"/>
        <w:tabs>
          <w:tab w:val="left" w:pos="709"/>
        </w:tabs>
        <w:ind w:left="0"/>
        <w:jc w:val="both"/>
        <w:rPr>
          <w:rFonts w:ascii="Trebuchet MS" w:hAnsi="Trebuchet MS"/>
          <w:sz w:val="28"/>
          <w:szCs w:val="28"/>
          <w:lang w:val="en-ID"/>
        </w:rPr>
      </w:pPr>
    </w:p>
    <w:p w14:paraId="585816FC" w14:textId="77777777" w:rsidR="007510A0" w:rsidRPr="003C4A28" w:rsidRDefault="007510A0" w:rsidP="00AA3FE0">
      <w:pPr>
        <w:pStyle w:val="ListParagraph"/>
        <w:tabs>
          <w:tab w:val="left" w:pos="709"/>
        </w:tabs>
        <w:ind w:left="0"/>
        <w:jc w:val="both"/>
        <w:rPr>
          <w:rFonts w:ascii="Trebuchet MS" w:hAnsi="Trebuchet MS"/>
          <w:sz w:val="28"/>
          <w:szCs w:val="28"/>
          <w:lang w:val="en-ID"/>
        </w:rPr>
      </w:pPr>
    </w:p>
    <w:p w14:paraId="2E3A9F1B" w14:textId="2CBF079A" w:rsidR="003C4A28" w:rsidRPr="004F6AC8" w:rsidRDefault="003C4A28" w:rsidP="00457C50">
      <w:pPr>
        <w:pStyle w:val="ListParagraph"/>
        <w:numPr>
          <w:ilvl w:val="0"/>
          <w:numId w:val="6"/>
        </w:numPr>
        <w:ind w:left="426" w:hanging="426"/>
        <w:jc w:val="both"/>
        <w:rPr>
          <w:rFonts w:ascii="Trebuchet MS" w:hAnsi="Trebuchet MS"/>
          <w:b/>
          <w:bCs/>
          <w:i/>
          <w:iCs/>
          <w:sz w:val="28"/>
          <w:szCs w:val="28"/>
          <w:lang w:val="en-ID"/>
        </w:rPr>
      </w:pPr>
      <w:r w:rsidRPr="003C4A28">
        <w:rPr>
          <w:rFonts w:ascii="Trebuchet MS" w:hAnsi="Trebuchet MS"/>
          <w:b/>
          <w:bCs/>
          <w:i/>
          <w:iCs/>
          <w:sz w:val="28"/>
          <w:szCs w:val="28"/>
          <w:lang w:val="en-ID"/>
        </w:rPr>
        <w:t>Chat Vendor</w:t>
      </w:r>
    </w:p>
    <w:p w14:paraId="68A9381A" w14:textId="4EC79D29" w:rsidR="00374B76" w:rsidRPr="00374B76" w:rsidRDefault="00374B76" w:rsidP="00374B76">
      <w:pPr>
        <w:pStyle w:val="NormalWeb"/>
        <w:jc w:val="both"/>
        <w:rPr>
          <w:rFonts w:ascii="Trebuchet MS" w:hAnsi="Trebuchet MS"/>
          <w:sz w:val="28"/>
          <w:szCs w:val="28"/>
        </w:rPr>
      </w:pPr>
      <w:r>
        <w:rPr>
          <w:rFonts w:ascii="Trebuchet MS" w:hAnsi="Trebuchet MS"/>
          <w:sz w:val="28"/>
          <w:szCs w:val="28"/>
        </w:rPr>
        <w:t>F</w:t>
      </w:r>
      <w:r w:rsidRPr="00374B76">
        <w:rPr>
          <w:rFonts w:ascii="Trebuchet MS" w:hAnsi="Trebuchet MS"/>
          <w:sz w:val="28"/>
          <w:szCs w:val="28"/>
        </w:rPr>
        <w:t xml:space="preserve">itur </w:t>
      </w:r>
      <w:proofErr w:type="spellStart"/>
      <w:r w:rsidRPr="00374B76">
        <w:rPr>
          <w:rFonts w:ascii="Trebuchet MS" w:hAnsi="Trebuchet MS"/>
          <w:sz w:val="28"/>
          <w:szCs w:val="28"/>
        </w:rPr>
        <w:t>ini</w:t>
      </w:r>
      <w:proofErr w:type="spellEnd"/>
      <w:r w:rsidRPr="00374B76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374B76">
        <w:rPr>
          <w:rFonts w:ascii="Trebuchet MS" w:hAnsi="Trebuchet MS"/>
          <w:sz w:val="28"/>
          <w:szCs w:val="28"/>
        </w:rPr>
        <w:t>dibuat</w:t>
      </w:r>
      <w:proofErr w:type="spellEnd"/>
      <w:r w:rsidRPr="00374B76">
        <w:rPr>
          <w:rFonts w:ascii="Trebuchet MS" w:hAnsi="Trebuchet MS"/>
          <w:sz w:val="28"/>
          <w:szCs w:val="28"/>
        </w:rPr>
        <w:t xml:space="preserve"> agar </w:t>
      </w:r>
      <w:proofErr w:type="spellStart"/>
      <w:r w:rsidRPr="00374B76">
        <w:rPr>
          <w:rFonts w:ascii="Trebuchet MS" w:hAnsi="Trebuchet MS"/>
          <w:sz w:val="28"/>
          <w:szCs w:val="28"/>
        </w:rPr>
        <w:t>pembeli</w:t>
      </w:r>
      <w:proofErr w:type="spellEnd"/>
      <w:r w:rsidRPr="00374B76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374B76">
        <w:rPr>
          <w:rFonts w:ascii="Trebuchet MS" w:hAnsi="Trebuchet MS"/>
          <w:sz w:val="28"/>
          <w:szCs w:val="28"/>
        </w:rPr>
        <w:t>dapat</w:t>
      </w:r>
      <w:proofErr w:type="spellEnd"/>
      <w:r w:rsidRPr="00374B76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374B76">
        <w:rPr>
          <w:rFonts w:ascii="Trebuchet MS" w:hAnsi="Trebuchet MS"/>
          <w:sz w:val="28"/>
          <w:szCs w:val="28"/>
        </w:rPr>
        <w:t>menghubungi</w:t>
      </w:r>
      <w:proofErr w:type="spellEnd"/>
      <w:r w:rsidRPr="00374B76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374B76">
        <w:rPr>
          <w:rFonts w:ascii="Trebuchet MS" w:hAnsi="Trebuchet MS"/>
          <w:sz w:val="28"/>
          <w:szCs w:val="28"/>
        </w:rPr>
        <w:t>penjual</w:t>
      </w:r>
      <w:proofErr w:type="spellEnd"/>
      <w:r w:rsidRPr="00374B76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374B76">
        <w:rPr>
          <w:rFonts w:ascii="Trebuchet MS" w:hAnsi="Trebuchet MS"/>
          <w:sz w:val="28"/>
          <w:szCs w:val="28"/>
        </w:rPr>
        <w:t>melalui</w:t>
      </w:r>
      <w:proofErr w:type="spellEnd"/>
      <w:r w:rsidRPr="00374B76">
        <w:rPr>
          <w:rFonts w:ascii="Trebuchet MS" w:hAnsi="Trebuchet MS"/>
          <w:sz w:val="28"/>
          <w:szCs w:val="28"/>
        </w:rPr>
        <w:t xml:space="preserve"> chat </w:t>
      </w:r>
      <w:proofErr w:type="spellStart"/>
      <w:r w:rsidRPr="00374B76">
        <w:rPr>
          <w:rFonts w:ascii="Trebuchet MS" w:hAnsi="Trebuchet MS"/>
          <w:sz w:val="28"/>
          <w:szCs w:val="28"/>
        </w:rPr>
        <w:t>untuk</w:t>
      </w:r>
      <w:proofErr w:type="spellEnd"/>
      <w:r w:rsidRPr="00374B76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374B76">
        <w:rPr>
          <w:rFonts w:ascii="Trebuchet MS" w:hAnsi="Trebuchet MS"/>
          <w:sz w:val="28"/>
          <w:szCs w:val="28"/>
        </w:rPr>
        <w:t>bertanya</w:t>
      </w:r>
      <w:proofErr w:type="spellEnd"/>
      <w:r w:rsidRPr="00374B76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374B76">
        <w:rPr>
          <w:rFonts w:ascii="Trebuchet MS" w:hAnsi="Trebuchet MS"/>
          <w:sz w:val="28"/>
          <w:szCs w:val="28"/>
        </w:rPr>
        <w:t>tentang</w:t>
      </w:r>
      <w:proofErr w:type="spellEnd"/>
      <w:r w:rsidRPr="00374B76">
        <w:rPr>
          <w:rFonts w:ascii="Trebuchet MS" w:hAnsi="Trebuchet MS"/>
          <w:sz w:val="28"/>
          <w:szCs w:val="28"/>
        </w:rPr>
        <w:t xml:space="preserve"> detail </w:t>
      </w:r>
      <w:proofErr w:type="spellStart"/>
      <w:r w:rsidRPr="00374B76">
        <w:rPr>
          <w:rFonts w:ascii="Trebuchet MS" w:hAnsi="Trebuchet MS"/>
          <w:sz w:val="28"/>
          <w:szCs w:val="28"/>
        </w:rPr>
        <w:t>produk</w:t>
      </w:r>
      <w:proofErr w:type="spellEnd"/>
      <w:r w:rsidRPr="00374B76">
        <w:rPr>
          <w:rFonts w:ascii="Trebuchet MS" w:hAnsi="Trebuchet MS"/>
          <w:sz w:val="28"/>
          <w:szCs w:val="28"/>
        </w:rPr>
        <w:t xml:space="preserve"> dan </w:t>
      </w:r>
      <w:proofErr w:type="spellStart"/>
      <w:r w:rsidRPr="00374B76">
        <w:rPr>
          <w:rFonts w:ascii="Trebuchet MS" w:hAnsi="Trebuchet MS"/>
          <w:sz w:val="28"/>
          <w:szCs w:val="28"/>
        </w:rPr>
        <w:t>mengonfirmasi</w:t>
      </w:r>
      <w:proofErr w:type="spellEnd"/>
      <w:r w:rsidRPr="00374B76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374B76">
        <w:rPr>
          <w:rFonts w:ascii="Trebuchet MS" w:hAnsi="Trebuchet MS"/>
          <w:sz w:val="28"/>
          <w:szCs w:val="28"/>
        </w:rPr>
        <w:t>stok</w:t>
      </w:r>
      <w:proofErr w:type="spellEnd"/>
      <w:r w:rsidRPr="00374B76">
        <w:rPr>
          <w:rFonts w:ascii="Trebuchet MS" w:hAnsi="Trebuchet MS"/>
          <w:sz w:val="28"/>
          <w:szCs w:val="28"/>
        </w:rPr>
        <w:t xml:space="preserve">, </w:t>
      </w:r>
      <w:proofErr w:type="spellStart"/>
      <w:r>
        <w:rPr>
          <w:rFonts w:ascii="Trebuchet MS" w:hAnsi="Trebuchet MS"/>
          <w:sz w:val="28"/>
          <w:szCs w:val="28"/>
        </w:rPr>
        <w:t>h</w:t>
      </w:r>
      <w:r w:rsidRPr="00374B76">
        <w:rPr>
          <w:rFonts w:ascii="Trebuchet MS" w:hAnsi="Trebuchet MS"/>
          <w:sz w:val="28"/>
          <w:szCs w:val="28"/>
        </w:rPr>
        <w:t>arga</w:t>
      </w:r>
      <w:proofErr w:type="spellEnd"/>
      <w:r w:rsidRPr="00374B76">
        <w:rPr>
          <w:rFonts w:ascii="Trebuchet MS" w:hAnsi="Trebuchet MS"/>
          <w:sz w:val="28"/>
          <w:szCs w:val="28"/>
        </w:rPr>
        <w:t xml:space="preserve"> dan </w:t>
      </w:r>
      <w:proofErr w:type="spellStart"/>
      <w:r>
        <w:rPr>
          <w:rFonts w:ascii="Trebuchet MS" w:hAnsi="Trebuchet MS"/>
          <w:sz w:val="28"/>
          <w:szCs w:val="28"/>
        </w:rPr>
        <w:t>w</w:t>
      </w:r>
      <w:r w:rsidRPr="00374B76">
        <w:rPr>
          <w:rFonts w:ascii="Trebuchet MS" w:hAnsi="Trebuchet MS"/>
          <w:sz w:val="28"/>
          <w:szCs w:val="28"/>
        </w:rPr>
        <w:t>aktu</w:t>
      </w:r>
      <w:proofErr w:type="spellEnd"/>
      <w:r w:rsidRPr="00374B76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374B76">
        <w:rPr>
          <w:rFonts w:ascii="Trebuchet MS" w:hAnsi="Trebuchet MS"/>
          <w:sz w:val="28"/>
          <w:szCs w:val="28"/>
        </w:rPr>
        <w:t>produksi</w:t>
      </w:r>
      <w:proofErr w:type="spellEnd"/>
      <w:r w:rsidRPr="00374B76">
        <w:rPr>
          <w:rFonts w:ascii="Trebuchet MS" w:hAnsi="Trebuchet MS"/>
          <w:sz w:val="28"/>
          <w:szCs w:val="28"/>
        </w:rPr>
        <w:t xml:space="preserve">. </w:t>
      </w:r>
      <w:proofErr w:type="spellStart"/>
      <w:r w:rsidRPr="00374B76">
        <w:rPr>
          <w:rFonts w:ascii="Trebuchet MS" w:hAnsi="Trebuchet MS"/>
          <w:sz w:val="28"/>
          <w:szCs w:val="28"/>
        </w:rPr>
        <w:t>Sehingga</w:t>
      </w:r>
      <w:proofErr w:type="spellEnd"/>
      <w:r w:rsidRPr="00374B76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374B76">
        <w:rPr>
          <w:rFonts w:ascii="Trebuchet MS" w:hAnsi="Trebuchet MS"/>
          <w:sz w:val="28"/>
          <w:szCs w:val="28"/>
        </w:rPr>
        <w:t>dapat</w:t>
      </w:r>
      <w:proofErr w:type="spellEnd"/>
      <w:r w:rsidRPr="00374B76">
        <w:rPr>
          <w:rFonts w:ascii="Trebuchet MS" w:hAnsi="Trebuchet MS"/>
          <w:sz w:val="28"/>
          <w:szCs w:val="28"/>
        </w:rPr>
        <w:t xml:space="preserve"> </w:t>
      </w:r>
      <w:proofErr w:type="spellStart"/>
      <w:r>
        <w:rPr>
          <w:rFonts w:ascii="Trebuchet MS" w:hAnsi="Trebuchet MS"/>
          <w:sz w:val="28"/>
          <w:szCs w:val="28"/>
        </w:rPr>
        <w:t>m</w:t>
      </w:r>
      <w:r w:rsidRPr="00374B76">
        <w:rPr>
          <w:rFonts w:ascii="Trebuchet MS" w:hAnsi="Trebuchet MS"/>
          <w:sz w:val="28"/>
          <w:szCs w:val="28"/>
        </w:rPr>
        <w:t>empercepat</w:t>
      </w:r>
      <w:proofErr w:type="spellEnd"/>
      <w:r w:rsidRPr="00374B76">
        <w:rPr>
          <w:rFonts w:ascii="Trebuchet MS" w:hAnsi="Trebuchet MS"/>
          <w:sz w:val="28"/>
          <w:szCs w:val="28"/>
        </w:rPr>
        <w:t xml:space="preserve"> proses </w:t>
      </w:r>
      <w:proofErr w:type="spellStart"/>
      <w:r w:rsidRPr="00374B76">
        <w:rPr>
          <w:rFonts w:ascii="Trebuchet MS" w:hAnsi="Trebuchet MS"/>
          <w:sz w:val="28"/>
          <w:szCs w:val="28"/>
        </w:rPr>
        <w:t>transaksi</w:t>
      </w:r>
      <w:proofErr w:type="spellEnd"/>
      <w:r w:rsidRPr="00374B76">
        <w:rPr>
          <w:rFonts w:ascii="Trebuchet MS" w:hAnsi="Trebuchet MS"/>
          <w:sz w:val="28"/>
          <w:szCs w:val="28"/>
        </w:rPr>
        <w:t xml:space="preserve">, </w:t>
      </w:r>
      <w:proofErr w:type="spellStart"/>
      <w:r>
        <w:rPr>
          <w:rFonts w:ascii="Trebuchet MS" w:hAnsi="Trebuchet MS"/>
          <w:sz w:val="28"/>
          <w:szCs w:val="28"/>
        </w:rPr>
        <w:t>m</w:t>
      </w:r>
      <w:r w:rsidRPr="00374B76">
        <w:rPr>
          <w:rFonts w:ascii="Trebuchet MS" w:hAnsi="Trebuchet MS"/>
          <w:sz w:val="28"/>
          <w:szCs w:val="28"/>
        </w:rPr>
        <w:t>engurangi</w:t>
      </w:r>
      <w:proofErr w:type="spellEnd"/>
      <w:r w:rsidRPr="00374B76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374B76">
        <w:rPr>
          <w:rFonts w:ascii="Trebuchet MS" w:hAnsi="Trebuchet MS"/>
          <w:sz w:val="28"/>
          <w:szCs w:val="28"/>
        </w:rPr>
        <w:t>kesalahan</w:t>
      </w:r>
      <w:proofErr w:type="spellEnd"/>
      <w:r w:rsidRPr="00374B76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374B76">
        <w:rPr>
          <w:rFonts w:ascii="Trebuchet MS" w:hAnsi="Trebuchet MS"/>
          <w:sz w:val="28"/>
          <w:szCs w:val="28"/>
        </w:rPr>
        <w:t>dalam</w:t>
      </w:r>
      <w:proofErr w:type="spellEnd"/>
      <w:r w:rsidRPr="00374B76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374B76">
        <w:rPr>
          <w:rFonts w:ascii="Trebuchet MS" w:hAnsi="Trebuchet MS"/>
          <w:sz w:val="28"/>
          <w:szCs w:val="28"/>
        </w:rPr>
        <w:t>pesanan</w:t>
      </w:r>
      <w:proofErr w:type="spellEnd"/>
      <w:r w:rsidRPr="00374B76">
        <w:rPr>
          <w:rFonts w:ascii="Trebuchet MS" w:hAnsi="Trebuchet MS"/>
          <w:sz w:val="28"/>
          <w:szCs w:val="28"/>
        </w:rPr>
        <w:t xml:space="preserve">, dan </w:t>
      </w:r>
      <w:proofErr w:type="spellStart"/>
      <w:r>
        <w:rPr>
          <w:rFonts w:ascii="Trebuchet MS" w:hAnsi="Trebuchet MS"/>
          <w:sz w:val="28"/>
          <w:szCs w:val="28"/>
        </w:rPr>
        <w:t>m</w:t>
      </w:r>
      <w:r w:rsidRPr="00374B76">
        <w:rPr>
          <w:rFonts w:ascii="Trebuchet MS" w:hAnsi="Trebuchet MS"/>
          <w:sz w:val="28"/>
          <w:szCs w:val="28"/>
        </w:rPr>
        <w:t>eningkatkan</w:t>
      </w:r>
      <w:proofErr w:type="spellEnd"/>
      <w:r w:rsidRPr="00374B76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374B76">
        <w:rPr>
          <w:rFonts w:ascii="Trebuchet MS" w:hAnsi="Trebuchet MS"/>
          <w:sz w:val="28"/>
          <w:szCs w:val="28"/>
        </w:rPr>
        <w:t>kepercayaan</w:t>
      </w:r>
      <w:proofErr w:type="spellEnd"/>
      <w:r w:rsidRPr="00374B76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374B76">
        <w:rPr>
          <w:rFonts w:ascii="Trebuchet MS" w:hAnsi="Trebuchet MS"/>
          <w:sz w:val="28"/>
          <w:szCs w:val="28"/>
        </w:rPr>
        <w:t>antara</w:t>
      </w:r>
      <w:proofErr w:type="spellEnd"/>
      <w:r w:rsidRPr="00374B76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374B76">
        <w:rPr>
          <w:rFonts w:ascii="Trebuchet MS" w:hAnsi="Trebuchet MS"/>
          <w:sz w:val="28"/>
          <w:szCs w:val="28"/>
        </w:rPr>
        <w:t>pembeli</w:t>
      </w:r>
      <w:proofErr w:type="spellEnd"/>
      <w:r w:rsidRPr="00374B76">
        <w:rPr>
          <w:rFonts w:ascii="Trebuchet MS" w:hAnsi="Trebuchet MS"/>
          <w:sz w:val="28"/>
          <w:szCs w:val="28"/>
        </w:rPr>
        <w:t xml:space="preserve"> dan vendor.</w:t>
      </w:r>
    </w:p>
    <w:p w14:paraId="7E854764" w14:textId="1CABDFA0" w:rsidR="00AA3FE0" w:rsidRDefault="00374B76" w:rsidP="00374B76">
      <w:pPr>
        <w:pStyle w:val="NormalWeb"/>
        <w:jc w:val="both"/>
        <w:rPr>
          <w:rFonts w:ascii="Trebuchet MS" w:hAnsi="Trebuchet MS"/>
          <w:sz w:val="28"/>
          <w:szCs w:val="28"/>
        </w:rPr>
      </w:pPr>
      <w:proofErr w:type="spellStart"/>
      <w:r w:rsidRPr="00374B76">
        <w:rPr>
          <w:rFonts w:ascii="Trebuchet MS" w:hAnsi="Trebuchet MS"/>
          <w:sz w:val="28"/>
          <w:szCs w:val="28"/>
        </w:rPr>
        <w:t>Berikut</w:t>
      </w:r>
      <w:proofErr w:type="spellEnd"/>
      <w:r w:rsidRPr="00374B76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374B76">
        <w:rPr>
          <w:rFonts w:ascii="Trebuchet MS" w:hAnsi="Trebuchet MS"/>
          <w:sz w:val="28"/>
          <w:szCs w:val="28"/>
        </w:rPr>
        <w:t>adalah</w:t>
      </w:r>
      <w:proofErr w:type="spellEnd"/>
      <w:r w:rsidRPr="00374B76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374B76">
        <w:rPr>
          <w:rFonts w:ascii="Trebuchet MS" w:hAnsi="Trebuchet MS"/>
          <w:sz w:val="28"/>
          <w:szCs w:val="28"/>
        </w:rPr>
        <w:t>tampilan</w:t>
      </w:r>
      <w:proofErr w:type="spellEnd"/>
      <w:r w:rsidRPr="00374B76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374B76">
        <w:rPr>
          <w:rFonts w:ascii="Trebuchet MS" w:hAnsi="Trebuchet MS"/>
          <w:sz w:val="28"/>
          <w:szCs w:val="28"/>
        </w:rPr>
        <w:t>halamannya</w:t>
      </w:r>
      <w:proofErr w:type="spellEnd"/>
      <w:r w:rsidRPr="00374B76">
        <w:rPr>
          <w:rFonts w:ascii="Trebuchet MS" w:hAnsi="Trebuchet MS"/>
          <w:sz w:val="28"/>
          <w:szCs w:val="28"/>
        </w:rPr>
        <w:t>:</w:t>
      </w:r>
    </w:p>
    <w:p w14:paraId="7247744F" w14:textId="77777777" w:rsidR="007510A0" w:rsidRPr="007510A0" w:rsidRDefault="007510A0" w:rsidP="00374B76">
      <w:pPr>
        <w:pStyle w:val="NormalWeb"/>
        <w:jc w:val="both"/>
        <w:rPr>
          <w:rFonts w:ascii="Trebuchet MS" w:hAnsi="Trebuchet MS"/>
          <w:b/>
          <w:bCs/>
          <w:sz w:val="28"/>
          <w:szCs w:val="28"/>
        </w:rPr>
      </w:pPr>
    </w:p>
    <w:p w14:paraId="257D27D1" w14:textId="3ED8AA07" w:rsidR="003C4A28" w:rsidRPr="004F6AC8" w:rsidRDefault="003C4A28" w:rsidP="00457C50">
      <w:pPr>
        <w:pStyle w:val="ListParagraph"/>
        <w:numPr>
          <w:ilvl w:val="0"/>
          <w:numId w:val="6"/>
        </w:numPr>
        <w:ind w:left="426" w:hanging="426"/>
        <w:jc w:val="both"/>
        <w:rPr>
          <w:rFonts w:ascii="Trebuchet MS" w:hAnsi="Trebuchet MS"/>
          <w:b/>
          <w:bCs/>
          <w:i/>
          <w:iCs/>
          <w:sz w:val="28"/>
          <w:szCs w:val="28"/>
          <w:lang w:val="en-ID"/>
        </w:rPr>
      </w:pPr>
      <w:proofErr w:type="spellStart"/>
      <w:r w:rsidRPr="003C4A28">
        <w:rPr>
          <w:rFonts w:ascii="Trebuchet MS" w:hAnsi="Trebuchet MS"/>
          <w:b/>
          <w:bCs/>
          <w:i/>
          <w:iCs/>
          <w:sz w:val="28"/>
          <w:szCs w:val="28"/>
          <w:lang w:val="en-ID"/>
        </w:rPr>
        <w:t>Manajemen</w:t>
      </w:r>
      <w:proofErr w:type="spellEnd"/>
      <w:r w:rsidRPr="003C4A28">
        <w:rPr>
          <w:rFonts w:ascii="Trebuchet MS" w:hAnsi="Trebuchet MS"/>
          <w:b/>
          <w:bCs/>
          <w:i/>
          <w:iCs/>
          <w:sz w:val="28"/>
          <w:szCs w:val="28"/>
          <w:lang w:val="en-ID"/>
        </w:rPr>
        <w:t xml:space="preserve"> </w:t>
      </w:r>
      <w:proofErr w:type="spellStart"/>
      <w:r w:rsidRPr="003C4A28">
        <w:rPr>
          <w:rFonts w:ascii="Trebuchet MS" w:hAnsi="Trebuchet MS"/>
          <w:b/>
          <w:bCs/>
          <w:i/>
          <w:iCs/>
          <w:sz w:val="28"/>
          <w:szCs w:val="28"/>
          <w:lang w:val="en-ID"/>
        </w:rPr>
        <w:t>Pesanan</w:t>
      </w:r>
      <w:proofErr w:type="spellEnd"/>
      <w:r w:rsidRPr="003C4A28">
        <w:rPr>
          <w:rFonts w:ascii="Trebuchet MS" w:hAnsi="Trebuchet MS"/>
          <w:b/>
          <w:bCs/>
          <w:i/>
          <w:iCs/>
          <w:sz w:val="28"/>
          <w:szCs w:val="28"/>
          <w:lang w:val="en-ID"/>
        </w:rPr>
        <w:t xml:space="preserve"> &amp; Status </w:t>
      </w:r>
      <w:proofErr w:type="spellStart"/>
      <w:r w:rsidRPr="003C4A28">
        <w:rPr>
          <w:rFonts w:ascii="Trebuchet MS" w:hAnsi="Trebuchet MS"/>
          <w:b/>
          <w:bCs/>
          <w:i/>
          <w:iCs/>
          <w:sz w:val="28"/>
          <w:szCs w:val="28"/>
          <w:lang w:val="en-ID"/>
        </w:rPr>
        <w:t>Produk</w:t>
      </w:r>
      <w:proofErr w:type="spellEnd"/>
    </w:p>
    <w:p w14:paraId="33DA3512" w14:textId="77777777" w:rsidR="007510A0" w:rsidRPr="007510A0" w:rsidRDefault="007510A0" w:rsidP="007510A0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</w:pPr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t xml:space="preserve">Fitur </w:t>
      </w:r>
      <w:proofErr w:type="spellStart"/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t>ini</w:t>
      </w:r>
      <w:proofErr w:type="spellEnd"/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t xml:space="preserve"> </w:t>
      </w:r>
      <w:proofErr w:type="spellStart"/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t>dapat</w:t>
      </w:r>
      <w:proofErr w:type="spellEnd"/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t xml:space="preserve"> </w:t>
      </w:r>
      <w:proofErr w:type="spellStart"/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t>diakses</w:t>
      </w:r>
      <w:proofErr w:type="spellEnd"/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t xml:space="preserve"> </w:t>
      </w:r>
      <w:proofErr w:type="spellStart"/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t>lewat</w:t>
      </w:r>
      <w:proofErr w:type="spellEnd"/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t xml:space="preserve"> </w:t>
      </w:r>
      <w:proofErr w:type="spellStart"/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t>halaman</w:t>
      </w:r>
      <w:proofErr w:type="spellEnd"/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t xml:space="preserve"> Profile, di mana </w:t>
      </w:r>
      <w:proofErr w:type="spellStart"/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t>kita</w:t>
      </w:r>
      <w:proofErr w:type="spellEnd"/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t xml:space="preserve"> </w:t>
      </w:r>
      <w:proofErr w:type="spellStart"/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t>dapat</w:t>
      </w:r>
      <w:proofErr w:type="spellEnd"/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t xml:space="preserve"> </w:t>
      </w:r>
      <w:proofErr w:type="spellStart"/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t>memilih</w:t>
      </w:r>
      <w:proofErr w:type="spellEnd"/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t xml:space="preserve"> </w:t>
      </w:r>
      <w:proofErr w:type="spellStart"/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t>tombol</w:t>
      </w:r>
      <w:proofErr w:type="spellEnd"/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t xml:space="preserve"> </w:t>
      </w:r>
      <w:proofErr w:type="spellStart"/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t>untuk</w:t>
      </w:r>
      <w:proofErr w:type="spellEnd"/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t xml:space="preserve"> </w:t>
      </w:r>
      <w:proofErr w:type="spellStart"/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t>melihat</w:t>
      </w:r>
      <w:proofErr w:type="spellEnd"/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t xml:space="preserve"> status </w:t>
      </w:r>
      <w:proofErr w:type="spellStart"/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t>pesanan</w:t>
      </w:r>
      <w:proofErr w:type="spellEnd"/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t xml:space="preserve"> </w:t>
      </w:r>
      <w:proofErr w:type="spellStart"/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t>pengguna</w:t>
      </w:r>
      <w:proofErr w:type="spellEnd"/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t xml:space="preserve">. Fitur </w:t>
      </w:r>
      <w:proofErr w:type="spellStart"/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t>ini</w:t>
      </w:r>
      <w:proofErr w:type="spellEnd"/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t xml:space="preserve"> </w:t>
      </w:r>
      <w:proofErr w:type="spellStart"/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t>memberikan</w:t>
      </w:r>
      <w:proofErr w:type="spellEnd"/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t xml:space="preserve"> </w:t>
      </w:r>
      <w:proofErr w:type="spellStart"/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t>transparansi</w:t>
      </w:r>
      <w:proofErr w:type="spellEnd"/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t xml:space="preserve"> </w:t>
      </w:r>
      <w:proofErr w:type="spellStart"/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t>atas</w:t>
      </w:r>
      <w:proofErr w:type="spellEnd"/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t xml:space="preserve"> proses </w:t>
      </w:r>
      <w:proofErr w:type="spellStart"/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t>pembuatan</w:t>
      </w:r>
      <w:proofErr w:type="spellEnd"/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t xml:space="preserve"> </w:t>
      </w:r>
      <w:proofErr w:type="spellStart"/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t>kostum</w:t>
      </w:r>
      <w:proofErr w:type="spellEnd"/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t xml:space="preserve"> yang </w:t>
      </w:r>
      <w:proofErr w:type="spellStart"/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t>dipesan</w:t>
      </w:r>
      <w:proofErr w:type="spellEnd"/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t xml:space="preserve">. Fitur </w:t>
      </w:r>
      <w:proofErr w:type="spellStart"/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t>ini</w:t>
      </w:r>
      <w:proofErr w:type="spellEnd"/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t xml:space="preserve"> </w:t>
      </w:r>
      <w:proofErr w:type="spellStart"/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t>menunjukkan</w:t>
      </w:r>
      <w:proofErr w:type="spellEnd"/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t xml:space="preserve"> timeline </w:t>
      </w:r>
      <w:proofErr w:type="spellStart"/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t>sebagai</w:t>
      </w:r>
      <w:proofErr w:type="spellEnd"/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t xml:space="preserve"> </w:t>
      </w:r>
      <w:proofErr w:type="spellStart"/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t>berikut</w:t>
      </w:r>
      <w:proofErr w:type="spellEnd"/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t>: '</w:t>
      </w:r>
      <w:proofErr w:type="spellStart"/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t>Menunggu</w:t>
      </w:r>
      <w:proofErr w:type="spellEnd"/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t xml:space="preserve"> </w:t>
      </w:r>
      <w:proofErr w:type="spellStart"/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t>pembayaran</w:t>
      </w:r>
      <w:proofErr w:type="spellEnd"/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t>', '</w:t>
      </w:r>
      <w:proofErr w:type="spellStart"/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t>Konsultasi</w:t>
      </w:r>
      <w:proofErr w:type="spellEnd"/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t xml:space="preserve"> </w:t>
      </w:r>
      <w:proofErr w:type="spellStart"/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t>desain</w:t>
      </w:r>
      <w:proofErr w:type="spellEnd"/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t xml:space="preserve"> </w:t>
      </w:r>
      <w:proofErr w:type="spellStart"/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t>dengan</w:t>
      </w:r>
      <w:proofErr w:type="spellEnd"/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t xml:space="preserve"> </w:t>
      </w:r>
      <w:proofErr w:type="spellStart"/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t>tim</w:t>
      </w:r>
      <w:proofErr w:type="spellEnd"/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t xml:space="preserve">', 'Sedang </w:t>
      </w:r>
      <w:proofErr w:type="spellStart"/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t>diproduksi</w:t>
      </w:r>
      <w:proofErr w:type="spellEnd"/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t>', 'Quality Checking', dan '</w:t>
      </w:r>
      <w:proofErr w:type="spellStart"/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t>Terkirim</w:t>
      </w:r>
      <w:proofErr w:type="spellEnd"/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t xml:space="preserve">'. </w:t>
      </w:r>
      <w:proofErr w:type="spellStart"/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lastRenderedPageBreak/>
        <w:t>Tujuannya</w:t>
      </w:r>
      <w:proofErr w:type="spellEnd"/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t xml:space="preserve"> </w:t>
      </w:r>
      <w:proofErr w:type="spellStart"/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t>membangun</w:t>
      </w:r>
      <w:proofErr w:type="spellEnd"/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t xml:space="preserve"> </w:t>
      </w:r>
      <w:proofErr w:type="spellStart"/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t>kepercayaan</w:t>
      </w:r>
      <w:proofErr w:type="spellEnd"/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t xml:space="preserve"> </w:t>
      </w:r>
      <w:proofErr w:type="spellStart"/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t>pelanggan</w:t>
      </w:r>
      <w:proofErr w:type="spellEnd"/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t xml:space="preserve"> dan </w:t>
      </w:r>
      <w:proofErr w:type="spellStart"/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t>memastikan</w:t>
      </w:r>
      <w:proofErr w:type="spellEnd"/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t xml:space="preserve"> detail </w:t>
      </w:r>
      <w:proofErr w:type="spellStart"/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t>kostum</w:t>
      </w:r>
      <w:proofErr w:type="spellEnd"/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t xml:space="preserve"> yang </w:t>
      </w:r>
      <w:proofErr w:type="spellStart"/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t>diinginkan</w:t>
      </w:r>
      <w:proofErr w:type="spellEnd"/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t>.</w:t>
      </w:r>
    </w:p>
    <w:p w14:paraId="5532BF24" w14:textId="77777777" w:rsidR="007510A0" w:rsidRPr="007510A0" w:rsidRDefault="007510A0" w:rsidP="007510A0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</w:pPr>
    </w:p>
    <w:p w14:paraId="16DBAC7C" w14:textId="77777777" w:rsidR="007510A0" w:rsidRDefault="007510A0" w:rsidP="007510A0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</w:pPr>
      <w:proofErr w:type="spellStart"/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t>Berikut</w:t>
      </w:r>
      <w:proofErr w:type="spellEnd"/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t xml:space="preserve"> </w:t>
      </w:r>
      <w:proofErr w:type="spellStart"/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t>adalah</w:t>
      </w:r>
      <w:proofErr w:type="spellEnd"/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t xml:space="preserve"> </w:t>
      </w:r>
      <w:proofErr w:type="spellStart"/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t>tampilan</w:t>
      </w:r>
      <w:proofErr w:type="spellEnd"/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t xml:space="preserve"> </w:t>
      </w:r>
      <w:proofErr w:type="spellStart"/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t>halamannya</w:t>
      </w:r>
      <w:proofErr w:type="spellEnd"/>
      <w:r w:rsidRPr="007510A0"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  <w:t>:</w:t>
      </w:r>
    </w:p>
    <w:p w14:paraId="55528173" w14:textId="77777777" w:rsidR="009648CE" w:rsidRPr="007510A0" w:rsidRDefault="009648CE" w:rsidP="007510A0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imes New Roman"/>
          <w:color w:val="000000"/>
          <w:kern w:val="0"/>
          <w:sz w:val="28"/>
          <w:szCs w:val="28"/>
          <w:lang w:val="en-ID"/>
        </w:rPr>
      </w:pPr>
    </w:p>
    <w:p w14:paraId="4D4E0C0D" w14:textId="77777777" w:rsidR="00374B76" w:rsidRPr="003C4A28" w:rsidRDefault="00374B76" w:rsidP="00374B76">
      <w:pPr>
        <w:pStyle w:val="ListParagraph"/>
        <w:ind w:left="426"/>
        <w:jc w:val="both"/>
        <w:rPr>
          <w:rFonts w:ascii="Trebuchet MS" w:hAnsi="Trebuchet MS"/>
          <w:sz w:val="28"/>
          <w:szCs w:val="28"/>
          <w:lang w:val="en-ID"/>
        </w:rPr>
      </w:pPr>
    </w:p>
    <w:p w14:paraId="73ACB125" w14:textId="06AC4ECC" w:rsidR="00457C50" w:rsidRPr="004F6AC8" w:rsidRDefault="003C4A28" w:rsidP="00457C50">
      <w:pPr>
        <w:pStyle w:val="ListParagraph"/>
        <w:numPr>
          <w:ilvl w:val="0"/>
          <w:numId w:val="6"/>
        </w:numPr>
        <w:ind w:left="426" w:hanging="426"/>
        <w:jc w:val="both"/>
        <w:rPr>
          <w:rFonts w:ascii="Trebuchet MS" w:hAnsi="Trebuchet MS"/>
          <w:b/>
          <w:bCs/>
          <w:i/>
          <w:iCs/>
          <w:sz w:val="28"/>
          <w:szCs w:val="28"/>
          <w:lang w:val="en-ID"/>
        </w:rPr>
      </w:pPr>
      <w:r w:rsidRPr="003C4A28">
        <w:rPr>
          <w:rFonts w:ascii="Trebuchet MS" w:hAnsi="Trebuchet MS"/>
          <w:b/>
          <w:bCs/>
          <w:i/>
          <w:iCs/>
          <w:sz w:val="28"/>
          <w:szCs w:val="28"/>
          <w:lang w:val="en-ID"/>
        </w:rPr>
        <w:t xml:space="preserve">User Review </w:t>
      </w:r>
      <w:proofErr w:type="spellStart"/>
      <w:r w:rsidRPr="003C4A28">
        <w:rPr>
          <w:rFonts w:ascii="Trebuchet MS" w:hAnsi="Trebuchet MS"/>
          <w:b/>
          <w:bCs/>
          <w:i/>
          <w:iCs/>
          <w:sz w:val="28"/>
          <w:szCs w:val="28"/>
          <w:lang w:val="en-ID"/>
        </w:rPr>
        <w:t>Produk</w:t>
      </w:r>
      <w:proofErr w:type="spellEnd"/>
    </w:p>
    <w:p w14:paraId="59B8CAD9" w14:textId="011050CD" w:rsidR="009648CE" w:rsidRPr="009648CE" w:rsidRDefault="009648CE" w:rsidP="009648CE">
      <w:pPr>
        <w:pStyle w:val="NormalWeb"/>
        <w:jc w:val="both"/>
        <w:rPr>
          <w:rFonts w:ascii="Trebuchet MS" w:hAnsi="Trebuchet MS"/>
          <w:sz w:val="28"/>
          <w:szCs w:val="28"/>
        </w:rPr>
      </w:pPr>
      <w:r w:rsidRPr="009648CE">
        <w:rPr>
          <w:rFonts w:ascii="Trebuchet MS" w:hAnsi="Trebuchet MS"/>
          <w:sz w:val="28"/>
          <w:szCs w:val="28"/>
        </w:rPr>
        <w:t xml:space="preserve">Pada </w:t>
      </w:r>
      <w:proofErr w:type="spellStart"/>
      <w:r w:rsidRPr="009648CE">
        <w:rPr>
          <w:rFonts w:ascii="Trebuchet MS" w:hAnsi="Trebuchet MS"/>
          <w:sz w:val="28"/>
          <w:szCs w:val="28"/>
        </w:rPr>
        <w:t>fitur</w:t>
      </w:r>
      <w:proofErr w:type="spellEnd"/>
      <w:r w:rsidRPr="009648CE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9648CE">
        <w:rPr>
          <w:rFonts w:ascii="Trebuchet MS" w:hAnsi="Trebuchet MS"/>
          <w:sz w:val="28"/>
          <w:szCs w:val="28"/>
        </w:rPr>
        <w:t>ini</w:t>
      </w:r>
      <w:proofErr w:type="spellEnd"/>
      <w:r w:rsidRPr="009648CE">
        <w:rPr>
          <w:rFonts w:ascii="Trebuchet MS" w:hAnsi="Trebuchet MS"/>
          <w:sz w:val="28"/>
          <w:szCs w:val="28"/>
        </w:rPr>
        <w:t xml:space="preserve"> user </w:t>
      </w:r>
      <w:proofErr w:type="spellStart"/>
      <w:r w:rsidRPr="009648CE">
        <w:rPr>
          <w:rFonts w:ascii="Trebuchet MS" w:hAnsi="Trebuchet MS"/>
          <w:sz w:val="28"/>
          <w:szCs w:val="28"/>
        </w:rPr>
        <w:t>dapat</w:t>
      </w:r>
      <w:proofErr w:type="spellEnd"/>
      <w:r w:rsidRPr="009648CE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9648CE">
        <w:rPr>
          <w:rFonts w:ascii="Trebuchet MS" w:hAnsi="Trebuchet MS"/>
          <w:sz w:val="28"/>
          <w:szCs w:val="28"/>
        </w:rPr>
        <w:t>mereview</w:t>
      </w:r>
      <w:proofErr w:type="spellEnd"/>
      <w:r w:rsidRPr="009648CE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9648CE">
        <w:rPr>
          <w:rFonts w:ascii="Trebuchet MS" w:hAnsi="Trebuchet MS"/>
          <w:sz w:val="28"/>
          <w:szCs w:val="28"/>
        </w:rPr>
        <w:t>ulang</w:t>
      </w:r>
      <w:proofErr w:type="spellEnd"/>
      <w:r w:rsidRPr="009648CE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9648CE">
        <w:rPr>
          <w:rFonts w:ascii="Trebuchet MS" w:hAnsi="Trebuchet MS"/>
          <w:sz w:val="28"/>
          <w:szCs w:val="28"/>
        </w:rPr>
        <w:t>pesanan</w:t>
      </w:r>
      <w:proofErr w:type="spellEnd"/>
      <w:r w:rsidRPr="009648CE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9648CE">
        <w:rPr>
          <w:rFonts w:ascii="Trebuchet MS" w:hAnsi="Trebuchet MS"/>
          <w:sz w:val="28"/>
          <w:szCs w:val="28"/>
        </w:rPr>
        <w:t>mereka</w:t>
      </w:r>
      <w:proofErr w:type="spellEnd"/>
      <w:r w:rsidRPr="009648CE">
        <w:rPr>
          <w:rFonts w:ascii="Trebuchet MS" w:hAnsi="Trebuchet MS"/>
          <w:sz w:val="28"/>
          <w:szCs w:val="28"/>
        </w:rPr>
        <w:t xml:space="preserve"> dan juga </w:t>
      </w:r>
      <w:proofErr w:type="spellStart"/>
      <w:r w:rsidRPr="009648CE">
        <w:rPr>
          <w:rFonts w:ascii="Trebuchet MS" w:hAnsi="Trebuchet MS"/>
          <w:sz w:val="28"/>
          <w:szCs w:val="28"/>
        </w:rPr>
        <w:t>dapat</w:t>
      </w:r>
      <w:proofErr w:type="spellEnd"/>
      <w:r w:rsidRPr="009648CE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9648CE">
        <w:rPr>
          <w:rFonts w:ascii="Trebuchet MS" w:hAnsi="Trebuchet MS"/>
          <w:sz w:val="28"/>
          <w:szCs w:val="28"/>
        </w:rPr>
        <w:t>memberikan</w:t>
      </w:r>
      <w:proofErr w:type="spellEnd"/>
      <w:r w:rsidRPr="009648CE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9648CE">
        <w:rPr>
          <w:rFonts w:ascii="Trebuchet MS" w:hAnsi="Trebuchet MS"/>
          <w:sz w:val="28"/>
          <w:szCs w:val="28"/>
        </w:rPr>
        <w:t>komentar</w:t>
      </w:r>
      <w:proofErr w:type="spellEnd"/>
      <w:r w:rsidRPr="009648CE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9648CE">
        <w:rPr>
          <w:rFonts w:ascii="Trebuchet MS" w:hAnsi="Trebuchet MS"/>
          <w:sz w:val="28"/>
          <w:szCs w:val="28"/>
        </w:rPr>
        <w:t>seperti</w:t>
      </w:r>
      <w:proofErr w:type="spellEnd"/>
      <w:r w:rsidRPr="009648CE">
        <w:rPr>
          <w:rFonts w:ascii="Trebuchet MS" w:hAnsi="Trebuchet MS"/>
          <w:sz w:val="28"/>
          <w:szCs w:val="28"/>
        </w:rPr>
        <w:t xml:space="preserve"> chat, </w:t>
      </w:r>
      <w:proofErr w:type="spellStart"/>
      <w:r w:rsidRPr="009648CE">
        <w:rPr>
          <w:rFonts w:ascii="Trebuchet MS" w:hAnsi="Trebuchet MS"/>
          <w:sz w:val="28"/>
          <w:szCs w:val="28"/>
        </w:rPr>
        <w:t>foto</w:t>
      </w:r>
      <w:proofErr w:type="spellEnd"/>
      <w:r w:rsidRPr="009648CE">
        <w:rPr>
          <w:rFonts w:ascii="Trebuchet MS" w:hAnsi="Trebuchet MS"/>
          <w:sz w:val="28"/>
          <w:szCs w:val="28"/>
        </w:rPr>
        <w:t xml:space="preserve">, dan video </w:t>
      </w:r>
      <w:proofErr w:type="spellStart"/>
      <w:r w:rsidRPr="009648CE">
        <w:rPr>
          <w:rFonts w:ascii="Trebuchet MS" w:hAnsi="Trebuchet MS"/>
          <w:sz w:val="28"/>
          <w:szCs w:val="28"/>
        </w:rPr>
        <w:t>jika</w:t>
      </w:r>
      <w:proofErr w:type="spellEnd"/>
      <w:r w:rsidRPr="009648CE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9648CE">
        <w:rPr>
          <w:rFonts w:ascii="Trebuchet MS" w:hAnsi="Trebuchet MS"/>
          <w:sz w:val="28"/>
          <w:szCs w:val="28"/>
        </w:rPr>
        <w:t>pesanan</w:t>
      </w:r>
      <w:proofErr w:type="spellEnd"/>
      <w:r w:rsidRPr="009648CE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9648CE">
        <w:rPr>
          <w:rFonts w:ascii="Trebuchet MS" w:hAnsi="Trebuchet MS"/>
          <w:sz w:val="28"/>
          <w:szCs w:val="28"/>
        </w:rPr>
        <w:t>mereka</w:t>
      </w:r>
      <w:proofErr w:type="spellEnd"/>
      <w:r w:rsidRPr="009648CE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9648CE">
        <w:rPr>
          <w:rFonts w:ascii="Trebuchet MS" w:hAnsi="Trebuchet MS"/>
          <w:sz w:val="28"/>
          <w:szCs w:val="28"/>
        </w:rPr>
        <w:t>bermasalah</w:t>
      </w:r>
      <w:proofErr w:type="spellEnd"/>
      <w:r w:rsidRPr="009648CE">
        <w:rPr>
          <w:rFonts w:ascii="Trebuchet MS" w:hAnsi="Trebuchet MS"/>
          <w:sz w:val="28"/>
          <w:szCs w:val="28"/>
        </w:rPr>
        <w:t xml:space="preserve">. Selain </w:t>
      </w:r>
      <w:proofErr w:type="spellStart"/>
      <w:r w:rsidRPr="009648CE">
        <w:rPr>
          <w:rFonts w:ascii="Trebuchet MS" w:hAnsi="Trebuchet MS"/>
          <w:sz w:val="28"/>
          <w:szCs w:val="28"/>
        </w:rPr>
        <w:t>itu</w:t>
      </w:r>
      <w:proofErr w:type="spellEnd"/>
      <w:r w:rsidRPr="009648CE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9648CE">
        <w:rPr>
          <w:rFonts w:ascii="Trebuchet MS" w:hAnsi="Trebuchet MS"/>
          <w:sz w:val="28"/>
          <w:szCs w:val="28"/>
        </w:rPr>
        <w:t>pembeli</w:t>
      </w:r>
      <w:proofErr w:type="spellEnd"/>
      <w:r w:rsidRPr="009648CE">
        <w:rPr>
          <w:rFonts w:ascii="Trebuchet MS" w:hAnsi="Trebuchet MS"/>
          <w:sz w:val="28"/>
          <w:szCs w:val="28"/>
        </w:rPr>
        <w:t xml:space="preserve"> juga </w:t>
      </w:r>
      <w:proofErr w:type="spellStart"/>
      <w:r w:rsidRPr="009648CE">
        <w:rPr>
          <w:rFonts w:ascii="Trebuchet MS" w:hAnsi="Trebuchet MS"/>
          <w:sz w:val="28"/>
          <w:szCs w:val="28"/>
        </w:rPr>
        <w:t>dapat</w:t>
      </w:r>
      <w:proofErr w:type="spellEnd"/>
      <w:r w:rsidRPr="009648CE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9648CE">
        <w:rPr>
          <w:rFonts w:ascii="Trebuchet MS" w:hAnsi="Trebuchet MS"/>
          <w:sz w:val="28"/>
          <w:szCs w:val="28"/>
        </w:rPr>
        <w:t>memberikan</w:t>
      </w:r>
      <w:proofErr w:type="spellEnd"/>
      <w:r w:rsidRPr="009648CE">
        <w:rPr>
          <w:rFonts w:ascii="Trebuchet MS" w:hAnsi="Trebuchet MS"/>
          <w:sz w:val="28"/>
          <w:szCs w:val="28"/>
        </w:rPr>
        <w:t xml:space="preserve"> rating </w:t>
      </w:r>
      <w:proofErr w:type="spellStart"/>
      <w:r w:rsidRPr="009648CE">
        <w:rPr>
          <w:rFonts w:ascii="Trebuchet MS" w:hAnsi="Trebuchet MS"/>
          <w:sz w:val="28"/>
          <w:szCs w:val="28"/>
        </w:rPr>
        <w:t>pesanan</w:t>
      </w:r>
      <w:proofErr w:type="spellEnd"/>
      <w:r w:rsidRPr="009648CE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9648CE">
        <w:rPr>
          <w:rFonts w:ascii="Trebuchet MS" w:hAnsi="Trebuchet MS"/>
          <w:sz w:val="28"/>
          <w:szCs w:val="28"/>
        </w:rPr>
        <w:t>mereka</w:t>
      </w:r>
      <w:proofErr w:type="spellEnd"/>
      <w:r w:rsidRPr="009648CE">
        <w:rPr>
          <w:rFonts w:ascii="Trebuchet MS" w:hAnsi="Trebuchet MS"/>
          <w:sz w:val="28"/>
          <w:szCs w:val="28"/>
        </w:rPr>
        <w:t>.</w:t>
      </w:r>
    </w:p>
    <w:p w14:paraId="550770CB" w14:textId="68AC9195" w:rsidR="007510A0" w:rsidRPr="00151F13" w:rsidRDefault="009648CE" w:rsidP="00151F13">
      <w:pPr>
        <w:pStyle w:val="NormalWeb"/>
        <w:jc w:val="both"/>
        <w:rPr>
          <w:rFonts w:ascii="Trebuchet MS" w:hAnsi="Trebuchet MS"/>
          <w:sz w:val="28"/>
          <w:szCs w:val="28"/>
        </w:rPr>
      </w:pPr>
      <w:proofErr w:type="spellStart"/>
      <w:r w:rsidRPr="009648CE">
        <w:rPr>
          <w:rFonts w:ascii="Trebuchet MS" w:hAnsi="Trebuchet MS"/>
          <w:sz w:val="28"/>
          <w:szCs w:val="28"/>
        </w:rPr>
        <w:t>Berikut</w:t>
      </w:r>
      <w:proofErr w:type="spellEnd"/>
      <w:r w:rsidRPr="009648CE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9648CE">
        <w:rPr>
          <w:rFonts w:ascii="Trebuchet MS" w:hAnsi="Trebuchet MS"/>
          <w:sz w:val="28"/>
          <w:szCs w:val="28"/>
        </w:rPr>
        <w:t>adalah</w:t>
      </w:r>
      <w:proofErr w:type="spellEnd"/>
      <w:r w:rsidRPr="009648CE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9648CE">
        <w:rPr>
          <w:rFonts w:ascii="Trebuchet MS" w:hAnsi="Trebuchet MS"/>
          <w:sz w:val="28"/>
          <w:szCs w:val="28"/>
        </w:rPr>
        <w:t>tampilan</w:t>
      </w:r>
      <w:proofErr w:type="spellEnd"/>
      <w:r w:rsidRPr="009648CE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9648CE">
        <w:rPr>
          <w:rFonts w:ascii="Trebuchet MS" w:hAnsi="Trebuchet MS"/>
          <w:sz w:val="28"/>
          <w:szCs w:val="28"/>
        </w:rPr>
        <w:t>halamannya</w:t>
      </w:r>
      <w:proofErr w:type="spellEnd"/>
      <w:r w:rsidRPr="009648CE">
        <w:rPr>
          <w:rFonts w:ascii="Trebuchet MS" w:hAnsi="Trebuchet MS"/>
          <w:sz w:val="28"/>
          <w:szCs w:val="28"/>
        </w:rPr>
        <w:t>:</w:t>
      </w:r>
    </w:p>
    <w:p w14:paraId="552EBEC6" w14:textId="77777777" w:rsidR="009648CE" w:rsidRPr="009648CE" w:rsidRDefault="009648CE" w:rsidP="009648CE">
      <w:pPr>
        <w:jc w:val="both"/>
        <w:rPr>
          <w:rFonts w:ascii="Trebuchet MS" w:hAnsi="Trebuchet MS"/>
          <w:b/>
          <w:bCs/>
          <w:sz w:val="28"/>
          <w:szCs w:val="28"/>
          <w:lang w:val="en-ID"/>
        </w:rPr>
      </w:pPr>
    </w:p>
    <w:p w14:paraId="066DD126" w14:textId="66D59FEF" w:rsidR="00457C50" w:rsidRPr="004F6AC8" w:rsidRDefault="00457C50" w:rsidP="00457C50">
      <w:pPr>
        <w:pStyle w:val="ListParagraph"/>
        <w:numPr>
          <w:ilvl w:val="0"/>
          <w:numId w:val="6"/>
        </w:numPr>
        <w:ind w:left="426" w:hanging="426"/>
        <w:jc w:val="both"/>
        <w:rPr>
          <w:rFonts w:ascii="Trebuchet MS" w:hAnsi="Trebuchet MS"/>
          <w:b/>
          <w:bCs/>
          <w:i/>
          <w:iCs/>
          <w:sz w:val="28"/>
          <w:szCs w:val="28"/>
          <w:lang w:val="en-ID"/>
        </w:rPr>
      </w:pPr>
      <w:r w:rsidRPr="004F6AC8">
        <w:rPr>
          <w:rFonts w:ascii="Trebuchet MS" w:hAnsi="Trebuchet MS"/>
          <w:b/>
          <w:bCs/>
          <w:i/>
          <w:iCs/>
          <w:sz w:val="28"/>
          <w:szCs w:val="28"/>
          <w:lang w:val="en-ID"/>
        </w:rPr>
        <w:t xml:space="preserve">Fitur </w:t>
      </w:r>
      <w:proofErr w:type="spellStart"/>
      <w:r w:rsidRPr="004F6AC8">
        <w:rPr>
          <w:rFonts w:ascii="Trebuchet MS" w:hAnsi="Trebuchet MS"/>
          <w:b/>
          <w:bCs/>
          <w:i/>
          <w:iCs/>
          <w:sz w:val="28"/>
          <w:szCs w:val="28"/>
          <w:lang w:val="en-ID"/>
        </w:rPr>
        <w:t>Keranjang</w:t>
      </w:r>
      <w:proofErr w:type="spellEnd"/>
    </w:p>
    <w:p w14:paraId="2396E0D3" w14:textId="61E3D285" w:rsidR="009648CE" w:rsidRPr="009648CE" w:rsidRDefault="009648CE" w:rsidP="009648CE">
      <w:pPr>
        <w:pStyle w:val="NormalWeb"/>
        <w:jc w:val="both"/>
        <w:rPr>
          <w:rFonts w:ascii="Trebuchet MS" w:hAnsi="Trebuchet MS"/>
          <w:sz w:val="28"/>
          <w:szCs w:val="28"/>
        </w:rPr>
      </w:pPr>
      <w:r w:rsidRPr="009648CE">
        <w:rPr>
          <w:rFonts w:ascii="Trebuchet MS" w:hAnsi="Trebuchet MS"/>
          <w:sz w:val="28"/>
          <w:szCs w:val="28"/>
        </w:rPr>
        <w:t xml:space="preserve">Pada </w:t>
      </w:r>
      <w:proofErr w:type="spellStart"/>
      <w:r w:rsidRPr="009648CE">
        <w:rPr>
          <w:rFonts w:ascii="Trebuchet MS" w:hAnsi="Trebuchet MS"/>
          <w:sz w:val="28"/>
          <w:szCs w:val="28"/>
        </w:rPr>
        <w:t>fitur</w:t>
      </w:r>
      <w:proofErr w:type="spellEnd"/>
      <w:r w:rsidRPr="009648CE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9648CE">
        <w:rPr>
          <w:rFonts w:ascii="Trebuchet MS" w:hAnsi="Trebuchet MS"/>
          <w:sz w:val="28"/>
          <w:szCs w:val="28"/>
        </w:rPr>
        <w:t>ini</w:t>
      </w:r>
      <w:proofErr w:type="spellEnd"/>
      <w:r w:rsidRPr="009648CE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9648CE">
        <w:rPr>
          <w:rFonts w:ascii="Trebuchet MS" w:hAnsi="Trebuchet MS"/>
          <w:sz w:val="28"/>
          <w:szCs w:val="28"/>
        </w:rPr>
        <w:t>pembeli</w:t>
      </w:r>
      <w:proofErr w:type="spellEnd"/>
      <w:r w:rsidRPr="009648CE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9648CE">
        <w:rPr>
          <w:rFonts w:ascii="Trebuchet MS" w:hAnsi="Trebuchet MS"/>
          <w:sz w:val="28"/>
          <w:szCs w:val="28"/>
        </w:rPr>
        <w:t>dapat</w:t>
      </w:r>
      <w:proofErr w:type="spellEnd"/>
      <w:r w:rsidRPr="009648CE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9648CE">
        <w:rPr>
          <w:rFonts w:ascii="Trebuchet MS" w:hAnsi="Trebuchet MS"/>
          <w:sz w:val="28"/>
          <w:szCs w:val="28"/>
        </w:rPr>
        <w:t>melihat</w:t>
      </w:r>
      <w:proofErr w:type="spellEnd"/>
      <w:r w:rsidRPr="009648CE">
        <w:rPr>
          <w:rFonts w:ascii="Trebuchet MS" w:hAnsi="Trebuchet MS"/>
          <w:sz w:val="28"/>
          <w:szCs w:val="28"/>
        </w:rPr>
        <w:t xml:space="preserve">, </w:t>
      </w:r>
      <w:proofErr w:type="spellStart"/>
      <w:r w:rsidRPr="009648CE">
        <w:rPr>
          <w:rFonts w:ascii="Trebuchet MS" w:hAnsi="Trebuchet MS"/>
          <w:sz w:val="28"/>
          <w:szCs w:val="28"/>
        </w:rPr>
        <w:t>menambahkan</w:t>
      </w:r>
      <w:proofErr w:type="spellEnd"/>
      <w:r w:rsidRPr="009648CE">
        <w:rPr>
          <w:rFonts w:ascii="Trebuchet MS" w:hAnsi="Trebuchet MS"/>
          <w:sz w:val="28"/>
          <w:szCs w:val="28"/>
        </w:rPr>
        <w:t xml:space="preserve">, </w:t>
      </w:r>
      <w:proofErr w:type="spellStart"/>
      <w:r w:rsidRPr="009648CE">
        <w:rPr>
          <w:rFonts w:ascii="Trebuchet MS" w:hAnsi="Trebuchet MS"/>
          <w:sz w:val="28"/>
          <w:szCs w:val="28"/>
        </w:rPr>
        <w:t>menghapus</w:t>
      </w:r>
      <w:proofErr w:type="spellEnd"/>
      <w:r w:rsidRPr="009648CE">
        <w:rPr>
          <w:rFonts w:ascii="Trebuchet MS" w:hAnsi="Trebuchet MS"/>
          <w:sz w:val="28"/>
          <w:szCs w:val="28"/>
        </w:rPr>
        <w:t xml:space="preserve">, </w:t>
      </w:r>
      <w:proofErr w:type="spellStart"/>
      <w:r w:rsidRPr="009648CE">
        <w:rPr>
          <w:rFonts w:ascii="Trebuchet MS" w:hAnsi="Trebuchet MS"/>
          <w:sz w:val="28"/>
          <w:szCs w:val="28"/>
        </w:rPr>
        <w:t>mengubah</w:t>
      </w:r>
      <w:proofErr w:type="spellEnd"/>
      <w:r w:rsidRPr="009648CE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9648CE">
        <w:rPr>
          <w:rFonts w:ascii="Trebuchet MS" w:hAnsi="Trebuchet MS"/>
          <w:sz w:val="28"/>
          <w:szCs w:val="28"/>
        </w:rPr>
        <w:t>produk</w:t>
      </w:r>
      <w:proofErr w:type="spellEnd"/>
      <w:r w:rsidRPr="009648CE">
        <w:rPr>
          <w:rFonts w:ascii="Trebuchet MS" w:hAnsi="Trebuchet MS"/>
          <w:sz w:val="28"/>
          <w:szCs w:val="28"/>
        </w:rPr>
        <w:t xml:space="preserve">, </w:t>
      </w:r>
      <w:proofErr w:type="spellStart"/>
      <w:r w:rsidRPr="009648CE">
        <w:rPr>
          <w:rFonts w:ascii="Trebuchet MS" w:hAnsi="Trebuchet MS"/>
          <w:sz w:val="28"/>
          <w:szCs w:val="28"/>
        </w:rPr>
        <w:t>melakukan</w:t>
      </w:r>
      <w:proofErr w:type="spellEnd"/>
      <w:r w:rsidRPr="009648CE">
        <w:rPr>
          <w:rFonts w:ascii="Trebuchet MS" w:hAnsi="Trebuchet MS"/>
          <w:sz w:val="28"/>
          <w:szCs w:val="28"/>
        </w:rPr>
        <w:t xml:space="preserve"> checkout </w:t>
      </w:r>
      <w:proofErr w:type="spellStart"/>
      <w:r w:rsidRPr="009648CE">
        <w:rPr>
          <w:rFonts w:ascii="Trebuchet MS" w:hAnsi="Trebuchet MS"/>
          <w:sz w:val="28"/>
          <w:szCs w:val="28"/>
        </w:rPr>
        <w:t>pesanan</w:t>
      </w:r>
      <w:proofErr w:type="spellEnd"/>
      <w:r w:rsidRPr="009648CE">
        <w:rPr>
          <w:rFonts w:ascii="Trebuchet MS" w:hAnsi="Trebuchet MS"/>
          <w:sz w:val="28"/>
          <w:szCs w:val="28"/>
        </w:rPr>
        <w:t xml:space="preserve"> dan </w:t>
      </w:r>
      <w:proofErr w:type="spellStart"/>
      <w:r w:rsidRPr="009648CE">
        <w:rPr>
          <w:rFonts w:ascii="Trebuchet MS" w:hAnsi="Trebuchet MS"/>
          <w:sz w:val="28"/>
          <w:szCs w:val="28"/>
        </w:rPr>
        <w:t>membatalkan</w:t>
      </w:r>
      <w:proofErr w:type="spellEnd"/>
      <w:r w:rsidRPr="009648CE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9648CE">
        <w:rPr>
          <w:rFonts w:ascii="Trebuchet MS" w:hAnsi="Trebuchet MS"/>
          <w:sz w:val="28"/>
          <w:szCs w:val="28"/>
        </w:rPr>
        <w:t>pesanan</w:t>
      </w:r>
      <w:proofErr w:type="spellEnd"/>
      <w:r w:rsidRPr="009648CE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9648CE">
        <w:rPr>
          <w:rFonts w:ascii="Trebuchet MS" w:hAnsi="Trebuchet MS"/>
          <w:sz w:val="28"/>
          <w:szCs w:val="28"/>
        </w:rPr>
        <w:t>mereka</w:t>
      </w:r>
      <w:proofErr w:type="spellEnd"/>
      <w:r w:rsidRPr="009648CE">
        <w:rPr>
          <w:rFonts w:ascii="Trebuchet MS" w:hAnsi="Trebuchet MS"/>
          <w:sz w:val="28"/>
          <w:szCs w:val="28"/>
        </w:rPr>
        <w:t xml:space="preserve">. Fitur </w:t>
      </w:r>
      <w:proofErr w:type="spellStart"/>
      <w:r w:rsidRPr="009648CE">
        <w:rPr>
          <w:rFonts w:ascii="Trebuchet MS" w:hAnsi="Trebuchet MS"/>
          <w:sz w:val="28"/>
          <w:szCs w:val="28"/>
        </w:rPr>
        <w:t>ini</w:t>
      </w:r>
      <w:proofErr w:type="spellEnd"/>
      <w:r w:rsidRPr="009648CE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9648CE">
        <w:rPr>
          <w:rFonts w:ascii="Trebuchet MS" w:hAnsi="Trebuchet MS"/>
          <w:sz w:val="28"/>
          <w:szCs w:val="28"/>
        </w:rPr>
        <w:t>dapat</w:t>
      </w:r>
      <w:proofErr w:type="spellEnd"/>
      <w:r w:rsidRPr="009648CE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9648CE">
        <w:rPr>
          <w:rFonts w:ascii="Trebuchet MS" w:hAnsi="Trebuchet MS"/>
          <w:sz w:val="28"/>
          <w:szCs w:val="28"/>
        </w:rPr>
        <w:t>mempermudah</w:t>
      </w:r>
      <w:proofErr w:type="spellEnd"/>
      <w:r w:rsidRPr="009648CE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9648CE">
        <w:rPr>
          <w:rFonts w:ascii="Trebuchet MS" w:hAnsi="Trebuchet MS"/>
          <w:sz w:val="28"/>
          <w:szCs w:val="28"/>
        </w:rPr>
        <w:t>pengguna</w:t>
      </w:r>
      <w:proofErr w:type="spellEnd"/>
      <w:r w:rsidRPr="009648CE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9648CE">
        <w:rPr>
          <w:rFonts w:ascii="Trebuchet MS" w:hAnsi="Trebuchet MS"/>
          <w:sz w:val="28"/>
          <w:szCs w:val="28"/>
        </w:rPr>
        <w:t>membeli</w:t>
      </w:r>
      <w:proofErr w:type="spellEnd"/>
      <w:r w:rsidRPr="009648CE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9648CE">
        <w:rPr>
          <w:rFonts w:ascii="Trebuchet MS" w:hAnsi="Trebuchet MS"/>
          <w:sz w:val="28"/>
          <w:szCs w:val="28"/>
        </w:rPr>
        <w:t>lebih</w:t>
      </w:r>
      <w:proofErr w:type="spellEnd"/>
      <w:r w:rsidRPr="009648CE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9648CE">
        <w:rPr>
          <w:rFonts w:ascii="Trebuchet MS" w:hAnsi="Trebuchet MS"/>
          <w:sz w:val="28"/>
          <w:szCs w:val="28"/>
        </w:rPr>
        <w:t>dari</w:t>
      </w:r>
      <w:proofErr w:type="spellEnd"/>
      <w:r w:rsidRPr="009648CE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9648CE">
        <w:rPr>
          <w:rFonts w:ascii="Trebuchet MS" w:hAnsi="Trebuchet MS"/>
          <w:sz w:val="28"/>
          <w:szCs w:val="28"/>
        </w:rPr>
        <w:t>satu</w:t>
      </w:r>
      <w:proofErr w:type="spellEnd"/>
      <w:r w:rsidRPr="009648CE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9648CE">
        <w:rPr>
          <w:rFonts w:ascii="Trebuchet MS" w:hAnsi="Trebuchet MS"/>
          <w:sz w:val="28"/>
          <w:szCs w:val="28"/>
        </w:rPr>
        <w:t>produk</w:t>
      </w:r>
      <w:proofErr w:type="spellEnd"/>
      <w:r w:rsidRPr="009648CE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9648CE">
        <w:rPr>
          <w:rFonts w:ascii="Trebuchet MS" w:hAnsi="Trebuchet MS"/>
          <w:sz w:val="28"/>
          <w:szCs w:val="28"/>
        </w:rPr>
        <w:t>dalam</w:t>
      </w:r>
      <w:proofErr w:type="spellEnd"/>
      <w:r w:rsidRPr="009648CE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9648CE">
        <w:rPr>
          <w:rFonts w:ascii="Trebuchet MS" w:hAnsi="Trebuchet MS"/>
          <w:sz w:val="28"/>
          <w:szCs w:val="28"/>
        </w:rPr>
        <w:t>satu</w:t>
      </w:r>
      <w:proofErr w:type="spellEnd"/>
      <w:r w:rsidRPr="009648CE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9648CE">
        <w:rPr>
          <w:rFonts w:ascii="Trebuchet MS" w:hAnsi="Trebuchet MS"/>
          <w:sz w:val="28"/>
          <w:szCs w:val="28"/>
        </w:rPr>
        <w:t>transaksi</w:t>
      </w:r>
      <w:proofErr w:type="spellEnd"/>
      <w:r w:rsidRPr="009648CE">
        <w:rPr>
          <w:rFonts w:ascii="Trebuchet MS" w:hAnsi="Trebuchet MS"/>
          <w:sz w:val="28"/>
          <w:szCs w:val="28"/>
        </w:rPr>
        <w:t xml:space="preserve"> dan </w:t>
      </w:r>
      <w:proofErr w:type="spellStart"/>
      <w:r w:rsidRPr="009648CE">
        <w:rPr>
          <w:rFonts w:ascii="Trebuchet MS" w:hAnsi="Trebuchet MS"/>
          <w:sz w:val="28"/>
          <w:szCs w:val="28"/>
        </w:rPr>
        <w:t>membandingkan</w:t>
      </w:r>
      <w:proofErr w:type="spellEnd"/>
      <w:r w:rsidRPr="009648CE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9648CE">
        <w:rPr>
          <w:rFonts w:ascii="Trebuchet MS" w:hAnsi="Trebuchet MS"/>
          <w:sz w:val="28"/>
          <w:szCs w:val="28"/>
        </w:rPr>
        <w:t>produk</w:t>
      </w:r>
      <w:proofErr w:type="spellEnd"/>
      <w:r w:rsidRPr="009648CE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9648CE">
        <w:rPr>
          <w:rFonts w:ascii="Trebuchet MS" w:hAnsi="Trebuchet MS"/>
          <w:sz w:val="28"/>
          <w:szCs w:val="28"/>
        </w:rPr>
        <w:t>sebelum</w:t>
      </w:r>
      <w:proofErr w:type="spellEnd"/>
      <w:r w:rsidRPr="009648CE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9648CE">
        <w:rPr>
          <w:rFonts w:ascii="Trebuchet MS" w:hAnsi="Trebuchet MS"/>
          <w:sz w:val="28"/>
          <w:szCs w:val="28"/>
        </w:rPr>
        <w:t>membeli</w:t>
      </w:r>
      <w:proofErr w:type="spellEnd"/>
      <w:r w:rsidRPr="009648CE">
        <w:rPr>
          <w:rFonts w:ascii="Trebuchet MS" w:hAnsi="Trebuchet MS"/>
          <w:sz w:val="28"/>
          <w:szCs w:val="28"/>
        </w:rPr>
        <w:t xml:space="preserve">. </w:t>
      </w:r>
      <w:proofErr w:type="spellStart"/>
      <w:r w:rsidRPr="009648CE">
        <w:rPr>
          <w:rFonts w:ascii="Trebuchet MS" w:hAnsi="Trebuchet MS"/>
          <w:sz w:val="28"/>
          <w:szCs w:val="28"/>
        </w:rPr>
        <w:t>Sehingga</w:t>
      </w:r>
      <w:proofErr w:type="spellEnd"/>
      <w:r w:rsidRPr="009648CE">
        <w:rPr>
          <w:rFonts w:ascii="Trebuchet MS" w:hAnsi="Trebuchet MS"/>
          <w:sz w:val="28"/>
          <w:szCs w:val="28"/>
        </w:rPr>
        <w:t xml:space="preserve"> proses </w:t>
      </w:r>
      <w:proofErr w:type="spellStart"/>
      <w:r w:rsidRPr="009648CE">
        <w:rPr>
          <w:rFonts w:ascii="Trebuchet MS" w:hAnsi="Trebuchet MS"/>
          <w:sz w:val="28"/>
          <w:szCs w:val="28"/>
        </w:rPr>
        <w:t>pembelian</w:t>
      </w:r>
      <w:proofErr w:type="spellEnd"/>
      <w:r w:rsidRPr="009648CE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9648CE">
        <w:rPr>
          <w:rFonts w:ascii="Trebuchet MS" w:hAnsi="Trebuchet MS"/>
          <w:sz w:val="28"/>
          <w:szCs w:val="28"/>
        </w:rPr>
        <w:t>menjadi</w:t>
      </w:r>
      <w:proofErr w:type="spellEnd"/>
      <w:r w:rsidRPr="009648CE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9648CE">
        <w:rPr>
          <w:rFonts w:ascii="Trebuchet MS" w:hAnsi="Trebuchet MS"/>
          <w:sz w:val="28"/>
          <w:szCs w:val="28"/>
        </w:rPr>
        <w:t>lebih</w:t>
      </w:r>
      <w:proofErr w:type="spellEnd"/>
      <w:r w:rsidRPr="009648CE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9648CE">
        <w:rPr>
          <w:rFonts w:ascii="Trebuchet MS" w:hAnsi="Trebuchet MS"/>
          <w:sz w:val="28"/>
          <w:szCs w:val="28"/>
        </w:rPr>
        <w:t>efisien</w:t>
      </w:r>
      <w:proofErr w:type="spellEnd"/>
      <w:r w:rsidRPr="009648CE">
        <w:rPr>
          <w:rFonts w:ascii="Trebuchet MS" w:hAnsi="Trebuchet MS"/>
          <w:sz w:val="28"/>
          <w:szCs w:val="28"/>
        </w:rPr>
        <w:t>.</w:t>
      </w:r>
    </w:p>
    <w:p w14:paraId="6E3BC828" w14:textId="77777777" w:rsidR="009648CE" w:rsidRPr="009648CE" w:rsidRDefault="009648CE" w:rsidP="009648CE">
      <w:pPr>
        <w:pStyle w:val="NormalWeb"/>
        <w:jc w:val="both"/>
        <w:rPr>
          <w:rFonts w:ascii="Trebuchet MS" w:hAnsi="Trebuchet MS"/>
          <w:sz w:val="28"/>
          <w:szCs w:val="28"/>
        </w:rPr>
      </w:pPr>
      <w:proofErr w:type="spellStart"/>
      <w:r w:rsidRPr="009648CE">
        <w:rPr>
          <w:rFonts w:ascii="Trebuchet MS" w:hAnsi="Trebuchet MS"/>
          <w:sz w:val="28"/>
          <w:szCs w:val="28"/>
        </w:rPr>
        <w:t>Berikut</w:t>
      </w:r>
      <w:proofErr w:type="spellEnd"/>
      <w:r w:rsidRPr="009648CE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9648CE">
        <w:rPr>
          <w:rFonts w:ascii="Trebuchet MS" w:hAnsi="Trebuchet MS"/>
          <w:sz w:val="28"/>
          <w:szCs w:val="28"/>
        </w:rPr>
        <w:t>adalah</w:t>
      </w:r>
      <w:proofErr w:type="spellEnd"/>
      <w:r w:rsidRPr="009648CE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9648CE">
        <w:rPr>
          <w:rFonts w:ascii="Trebuchet MS" w:hAnsi="Trebuchet MS"/>
          <w:sz w:val="28"/>
          <w:szCs w:val="28"/>
        </w:rPr>
        <w:t>tampilan</w:t>
      </w:r>
      <w:proofErr w:type="spellEnd"/>
      <w:r w:rsidRPr="009648CE">
        <w:rPr>
          <w:rFonts w:ascii="Trebuchet MS" w:hAnsi="Trebuchet MS"/>
          <w:sz w:val="28"/>
          <w:szCs w:val="28"/>
        </w:rPr>
        <w:t xml:space="preserve"> </w:t>
      </w:r>
      <w:proofErr w:type="spellStart"/>
      <w:r w:rsidRPr="009648CE">
        <w:rPr>
          <w:rFonts w:ascii="Trebuchet MS" w:hAnsi="Trebuchet MS"/>
          <w:sz w:val="28"/>
          <w:szCs w:val="28"/>
        </w:rPr>
        <w:t>halamannya</w:t>
      </w:r>
      <w:proofErr w:type="spellEnd"/>
      <w:r w:rsidRPr="009648CE">
        <w:rPr>
          <w:rFonts w:ascii="Trebuchet MS" w:hAnsi="Trebuchet MS"/>
          <w:sz w:val="28"/>
          <w:szCs w:val="28"/>
        </w:rPr>
        <w:t>:</w:t>
      </w:r>
    </w:p>
    <w:p w14:paraId="46E9D08B" w14:textId="77777777" w:rsidR="00AF5821" w:rsidRDefault="00AF5821" w:rsidP="003C4A28">
      <w:pPr>
        <w:pStyle w:val="ListParagraph"/>
        <w:ind w:left="0"/>
        <w:jc w:val="both"/>
        <w:rPr>
          <w:ins w:id="0" w:author="{130E8673-4CA5-4F62-AE49-4755ECD06D14}" w:date="2026-03-12T23:55:00Z" w16du:dateUtc="2026-03-12T16:55:00Z"/>
          <w:rFonts w:ascii="Trebuchet MS" w:hAnsi="Trebuchet MS"/>
          <w:sz w:val="28"/>
          <w:szCs w:val="28"/>
          <w:lang w:val="en-ID"/>
        </w:rPr>
      </w:pPr>
    </w:p>
    <w:p w14:paraId="18D9AED5" w14:textId="7F74EAE4" w:rsidR="00FC5201" w:rsidRPr="00FC5201" w:rsidRDefault="00FC5201" w:rsidP="00FC520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ID" w:eastAsia="en-ID"/>
          <w14:ligatures w14:val="none"/>
        </w:rPr>
      </w:pPr>
    </w:p>
    <w:p w14:paraId="3AD98FDC" w14:textId="7214CF4F" w:rsidR="00FC5201" w:rsidRDefault="00FC5201" w:rsidP="00FC5201">
      <w:pPr>
        <w:jc w:val="both"/>
        <w:rPr>
          <w:rFonts w:ascii="Trebuchet MS" w:hAnsi="Trebuchet MS"/>
          <w:sz w:val="28"/>
          <w:szCs w:val="28"/>
        </w:rPr>
      </w:pPr>
      <w:r w:rsidRPr="00FC5201">
        <w:rPr>
          <w:rFonts w:ascii="Segoe UI" w:eastAsia="Times New Roman" w:hAnsi="Segoe UI" w:cs="Segoe UI"/>
          <w:kern w:val="0"/>
          <w:sz w:val="21"/>
          <w:szCs w:val="21"/>
          <w:lang w:val="en-ID" w:eastAsia="en-ID"/>
          <w14:ligatures w14:val="none"/>
        </w:rPr>
        <w:t> </w:t>
      </w:r>
    </w:p>
    <w:p w14:paraId="253611F3" w14:textId="265B6DE5" w:rsidR="008053D1" w:rsidRDefault="008053D1">
      <w:pPr>
        <w:rPr>
          <w:rFonts w:ascii="Trebuchet MS" w:hAnsi="Trebuchet MS"/>
          <w:sz w:val="28"/>
          <w:szCs w:val="28"/>
        </w:rPr>
      </w:pPr>
      <w:r>
        <w:rPr>
          <w:rFonts w:ascii="Trebuchet MS" w:hAnsi="Trebuchet MS"/>
          <w:sz w:val="28"/>
          <w:szCs w:val="28"/>
        </w:rPr>
        <w:br w:type="page"/>
      </w:r>
    </w:p>
    <w:p w14:paraId="1C93C322" w14:textId="56EA7ACB" w:rsidR="008053D1" w:rsidRPr="00D76418" w:rsidRDefault="00D76418" w:rsidP="00D76418">
      <w:pPr>
        <w:jc w:val="center"/>
        <w:rPr>
          <w:rFonts w:ascii="Trebuchet MS" w:hAnsi="Trebuchet MS"/>
          <w:b/>
          <w:bCs/>
          <w:sz w:val="52"/>
          <w:szCs w:val="52"/>
        </w:rPr>
      </w:pPr>
      <w:proofErr w:type="spellStart"/>
      <w:r w:rsidRPr="00D76418">
        <w:rPr>
          <w:rFonts w:ascii="Trebuchet MS" w:hAnsi="Trebuchet MS"/>
          <w:b/>
          <w:bCs/>
          <w:sz w:val="52"/>
          <w:szCs w:val="52"/>
        </w:rPr>
        <w:lastRenderedPageBreak/>
        <w:t>Penjelasan</w:t>
      </w:r>
      <w:proofErr w:type="spellEnd"/>
      <w:r w:rsidRPr="00D76418">
        <w:rPr>
          <w:rFonts w:ascii="Trebuchet MS" w:hAnsi="Trebuchet MS"/>
          <w:b/>
          <w:bCs/>
          <w:sz w:val="52"/>
          <w:szCs w:val="52"/>
        </w:rPr>
        <w:t xml:space="preserve"> Source Code</w:t>
      </w:r>
    </w:p>
    <w:p w14:paraId="596DB462" w14:textId="3B5E6085" w:rsidR="00D76418" w:rsidRDefault="00D76418" w:rsidP="008053D1">
      <w:pPr>
        <w:jc w:val="both"/>
        <w:rPr>
          <w:rFonts w:ascii="Trebuchet MS" w:hAnsi="Trebuchet MS"/>
          <w:sz w:val="28"/>
          <w:szCs w:val="28"/>
        </w:rPr>
      </w:pPr>
    </w:p>
    <w:p w14:paraId="2EA996B3" w14:textId="7B551BB1" w:rsidR="00D76418" w:rsidRPr="00D76418" w:rsidRDefault="00D76418" w:rsidP="008053D1">
      <w:pPr>
        <w:jc w:val="both"/>
        <w:rPr>
          <w:rFonts w:ascii="Trebuchet MS" w:hAnsi="Trebuchet MS"/>
          <w:i/>
          <w:iCs/>
          <w:sz w:val="28"/>
          <w:szCs w:val="28"/>
        </w:rPr>
      </w:pPr>
      <w:proofErr w:type="spellStart"/>
      <w:r w:rsidRPr="00D76418">
        <w:rPr>
          <w:rFonts w:ascii="Trebuchet MS" w:hAnsi="Trebuchet MS"/>
          <w:i/>
          <w:iCs/>
          <w:sz w:val="28"/>
          <w:szCs w:val="28"/>
        </w:rPr>
        <w:t>Jelaskan</w:t>
      </w:r>
      <w:proofErr w:type="spellEnd"/>
      <w:r w:rsidRPr="00D76418">
        <w:rPr>
          <w:rFonts w:ascii="Trebuchet MS" w:hAnsi="Trebuchet MS"/>
          <w:i/>
          <w:iCs/>
          <w:sz w:val="28"/>
          <w:szCs w:val="28"/>
        </w:rPr>
        <w:t xml:space="preserve"> source code </w:t>
      </w:r>
      <w:proofErr w:type="spellStart"/>
      <w:r w:rsidRPr="00D76418">
        <w:rPr>
          <w:rFonts w:ascii="Trebuchet MS" w:hAnsi="Trebuchet MS"/>
          <w:i/>
          <w:iCs/>
          <w:sz w:val="28"/>
          <w:szCs w:val="28"/>
        </w:rPr>
        <w:t>dari</w:t>
      </w:r>
      <w:proofErr w:type="spellEnd"/>
      <w:r w:rsidRPr="00D76418">
        <w:rPr>
          <w:rFonts w:ascii="Trebuchet MS" w:hAnsi="Trebuchet MS"/>
          <w:i/>
          <w:iCs/>
          <w:sz w:val="28"/>
          <w:szCs w:val="28"/>
        </w:rPr>
        <w:t xml:space="preserve"> </w:t>
      </w:r>
      <w:proofErr w:type="spellStart"/>
      <w:r w:rsidRPr="00D76418">
        <w:rPr>
          <w:rFonts w:ascii="Trebuchet MS" w:hAnsi="Trebuchet MS"/>
          <w:i/>
          <w:iCs/>
          <w:sz w:val="28"/>
          <w:szCs w:val="28"/>
        </w:rPr>
        <w:t>aplikasi</w:t>
      </w:r>
      <w:proofErr w:type="spellEnd"/>
      <w:r w:rsidRPr="00D76418">
        <w:rPr>
          <w:rFonts w:ascii="Trebuchet MS" w:hAnsi="Trebuchet MS"/>
          <w:i/>
          <w:iCs/>
          <w:sz w:val="28"/>
          <w:szCs w:val="28"/>
        </w:rPr>
        <w:t xml:space="preserve"> yang kalian </w:t>
      </w:r>
      <w:proofErr w:type="spellStart"/>
      <w:r w:rsidRPr="00D76418">
        <w:rPr>
          <w:rFonts w:ascii="Trebuchet MS" w:hAnsi="Trebuchet MS"/>
          <w:i/>
          <w:iCs/>
          <w:sz w:val="28"/>
          <w:szCs w:val="28"/>
        </w:rPr>
        <w:t>kembangkan</w:t>
      </w:r>
      <w:proofErr w:type="spellEnd"/>
      <w:r w:rsidRPr="00D76418">
        <w:rPr>
          <w:rFonts w:ascii="Trebuchet MS" w:hAnsi="Trebuchet MS"/>
          <w:i/>
          <w:iCs/>
          <w:sz w:val="28"/>
          <w:szCs w:val="28"/>
        </w:rPr>
        <w:t xml:space="preserve"> </w:t>
      </w:r>
      <w:proofErr w:type="spellStart"/>
      <w:r w:rsidRPr="00D76418">
        <w:rPr>
          <w:rFonts w:ascii="Trebuchet MS" w:hAnsi="Trebuchet MS"/>
          <w:i/>
          <w:iCs/>
          <w:sz w:val="28"/>
          <w:szCs w:val="28"/>
        </w:rPr>
        <w:t>dengan</w:t>
      </w:r>
      <w:proofErr w:type="spellEnd"/>
      <w:r w:rsidRPr="00D76418">
        <w:rPr>
          <w:rFonts w:ascii="Trebuchet MS" w:hAnsi="Trebuchet MS"/>
          <w:i/>
          <w:iCs/>
          <w:sz w:val="28"/>
          <w:szCs w:val="28"/>
        </w:rPr>
        <w:t xml:space="preserve"> </w:t>
      </w:r>
      <w:proofErr w:type="spellStart"/>
      <w:r w:rsidRPr="00D76418">
        <w:rPr>
          <w:rFonts w:ascii="Trebuchet MS" w:hAnsi="Trebuchet MS"/>
          <w:i/>
          <w:iCs/>
          <w:sz w:val="28"/>
          <w:szCs w:val="28"/>
        </w:rPr>
        <w:t>melampirkan</w:t>
      </w:r>
      <w:proofErr w:type="spellEnd"/>
      <w:r w:rsidRPr="00D76418">
        <w:rPr>
          <w:rFonts w:ascii="Trebuchet MS" w:hAnsi="Trebuchet MS"/>
          <w:i/>
          <w:iCs/>
          <w:sz w:val="28"/>
          <w:szCs w:val="28"/>
        </w:rPr>
        <w:t xml:space="preserve"> screenshot </w:t>
      </w:r>
      <w:proofErr w:type="spellStart"/>
      <w:r w:rsidRPr="00D76418">
        <w:rPr>
          <w:rFonts w:ascii="Trebuchet MS" w:hAnsi="Trebuchet MS"/>
          <w:i/>
          <w:iCs/>
          <w:sz w:val="28"/>
          <w:szCs w:val="28"/>
        </w:rPr>
        <w:t>kode</w:t>
      </w:r>
      <w:proofErr w:type="spellEnd"/>
      <w:r w:rsidRPr="00D76418">
        <w:rPr>
          <w:rFonts w:ascii="Trebuchet MS" w:hAnsi="Trebuchet MS"/>
          <w:i/>
          <w:iCs/>
          <w:sz w:val="28"/>
          <w:szCs w:val="28"/>
        </w:rPr>
        <w:t xml:space="preserve"> </w:t>
      </w:r>
      <w:proofErr w:type="spellStart"/>
      <w:r w:rsidRPr="00D76418">
        <w:rPr>
          <w:rFonts w:ascii="Trebuchet MS" w:hAnsi="Trebuchet MS"/>
          <w:i/>
          <w:iCs/>
          <w:sz w:val="28"/>
          <w:szCs w:val="28"/>
        </w:rPr>
        <w:t>beserta</w:t>
      </w:r>
      <w:proofErr w:type="spellEnd"/>
      <w:r w:rsidRPr="00D76418">
        <w:rPr>
          <w:rFonts w:ascii="Trebuchet MS" w:hAnsi="Trebuchet MS"/>
          <w:i/>
          <w:iCs/>
          <w:sz w:val="28"/>
          <w:szCs w:val="28"/>
        </w:rPr>
        <w:t xml:space="preserve"> </w:t>
      </w:r>
      <w:proofErr w:type="spellStart"/>
      <w:r w:rsidRPr="00D76418">
        <w:rPr>
          <w:rFonts w:ascii="Trebuchet MS" w:hAnsi="Trebuchet MS"/>
          <w:i/>
          <w:iCs/>
          <w:sz w:val="28"/>
          <w:szCs w:val="28"/>
        </w:rPr>
        <w:t>penjelasan</w:t>
      </w:r>
      <w:proofErr w:type="spellEnd"/>
      <w:r w:rsidRPr="00D76418">
        <w:rPr>
          <w:rFonts w:ascii="Trebuchet MS" w:hAnsi="Trebuchet MS"/>
          <w:i/>
          <w:iCs/>
          <w:sz w:val="28"/>
          <w:szCs w:val="28"/>
        </w:rPr>
        <w:t xml:space="preserve"> </w:t>
      </w:r>
      <w:proofErr w:type="spellStart"/>
      <w:r w:rsidRPr="00D76418">
        <w:rPr>
          <w:rFonts w:ascii="Trebuchet MS" w:hAnsi="Trebuchet MS"/>
          <w:i/>
          <w:iCs/>
          <w:sz w:val="28"/>
          <w:szCs w:val="28"/>
        </w:rPr>
        <w:t>lengkap</w:t>
      </w:r>
      <w:proofErr w:type="spellEnd"/>
      <w:r w:rsidRPr="00D76418">
        <w:rPr>
          <w:rFonts w:ascii="Trebuchet MS" w:hAnsi="Trebuchet MS"/>
          <w:i/>
          <w:iCs/>
          <w:sz w:val="28"/>
          <w:szCs w:val="28"/>
        </w:rPr>
        <w:t>.</w:t>
      </w:r>
    </w:p>
    <w:p w14:paraId="4AE729A2" w14:textId="77777777" w:rsidR="00D76418" w:rsidRDefault="00D76418" w:rsidP="008053D1">
      <w:pPr>
        <w:jc w:val="both"/>
        <w:rPr>
          <w:rFonts w:ascii="Trebuchet MS" w:hAnsi="Trebuchet MS"/>
          <w:sz w:val="28"/>
          <w:szCs w:val="28"/>
        </w:rPr>
      </w:pPr>
    </w:p>
    <w:p w14:paraId="0B144B9E" w14:textId="21351953" w:rsidR="00D76418" w:rsidRDefault="00D76418" w:rsidP="008053D1">
      <w:pPr>
        <w:jc w:val="both"/>
        <w:rPr>
          <w:rFonts w:ascii="Trebuchet MS" w:hAnsi="Trebuchet MS"/>
          <w:sz w:val="28"/>
          <w:szCs w:val="28"/>
        </w:rPr>
      </w:pPr>
      <w:r>
        <w:rPr>
          <w:rFonts w:ascii="Trebuchet MS" w:hAnsi="Trebuchet MS"/>
          <w:sz w:val="28"/>
          <w:szCs w:val="28"/>
        </w:rPr>
        <w:t xml:space="preserve">Silahkan </w:t>
      </w:r>
      <w:proofErr w:type="spellStart"/>
      <w:r>
        <w:rPr>
          <w:rFonts w:ascii="Trebuchet MS" w:hAnsi="Trebuchet MS"/>
          <w:sz w:val="28"/>
          <w:szCs w:val="28"/>
        </w:rPr>
        <w:t>tulis</w:t>
      </w:r>
      <w:proofErr w:type="spellEnd"/>
      <w:r>
        <w:rPr>
          <w:rFonts w:ascii="Trebuchet MS" w:hAnsi="Trebuchet MS"/>
          <w:sz w:val="28"/>
          <w:szCs w:val="28"/>
        </w:rPr>
        <w:t xml:space="preserve"> </w:t>
      </w:r>
      <w:proofErr w:type="spellStart"/>
      <w:r>
        <w:rPr>
          <w:rFonts w:ascii="Trebuchet MS" w:hAnsi="Trebuchet MS"/>
          <w:sz w:val="28"/>
          <w:szCs w:val="28"/>
        </w:rPr>
        <w:t>penjelasan</w:t>
      </w:r>
      <w:proofErr w:type="spellEnd"/>
      <w:r>
        <w:rPr>
          <w:rFonts w:ascii="Trebuchet MS" w:hAnsi="Trebuchet MS"/>
          <w:sz w:val="28"/>
          <w:szCs w:val="28"/>
        </w:rPr>
        <w:t xml:space="preserve"> source code di </w:t>
      </w:r>
      <w:proofErr w:type="spellStart"/>
      <w:r>
        <w:rPr>
          <w:rFonts w:ascii="Trebuchet MS" w:hAnsi="Trebuchet MS"/>
          <w:sz w:val="28"/>
          <w:szCs w:val="28"/>
        </w:rPr>
        <w:t>halaman</w:t>
      </w:r>
      <w:proofErr w:type="spellEnd"/>
      <w:r>
        <w:rPr>
          <w:rFonts w:ascii="Trebuchet MS" w:hAnsi="Trebuchet MS"/>
          <w:sz w:val="28"/>
          <w:szCs w:val="28"/>
        </w:rPr>
        <w:t xml:space="preserve"> ini.</w:t>
      </w:r>
    </w:p>
    <w:p w14:paraId="0D194718" w14:textId="1DC91134" w:rsidR="00D76418" w:rsidRDefault="00D76418">
      <w:pPr>
        <w:rPr>
          <w:rFonts w:ascii="Trebuchet MS" w:hAnsi="Trebuchet MS"/>
          <w:sz w:val="28"/>
          <w:szCs w:val="28"/>
        </w:rPr>
      </w:pPr>
      <w:r>
        <w:rPr>
          <w:rFonts w:ascii="Trebuchet MS" w:hAnsi="Trebuchet MS"/>
          <w:sz w:val="28"/>
          <w:szCs w:val="28"/>
        </w:rPr>
        <w:br w:type="page"/>
      </w:r>
    </w:p>
    <w:p w14:paraId="45A5B52F" w14:textId="29D77C50" w:rsidR="00D76418" w:rsidRPr="006E437A" w:rsidRDefault="00D76418" w:rsidP="006E437A">
      <w:pPr>
        <w:jc w:val="center"/>
        <w:rPr>
          <w:rFonts w:ascii="Trebuchet MS" w:hAnsi="Trebuchet MS"/>
          <w:b/>
          <w:bCs/>
          <w:sz w:val="52"/>
          <w:szCs w:val="52"/>
        </w:rPr>
      </w:pPr>
      <w:proofErr w:type="spellStart"/>
      <w:r w:rsidRPr="006E437A">
        <w:rPr>
          <w:rFonts w:ascii="Trebuchet MS" w:hAnsi="Trebuchet MS"/>
          <w:b/>
          <w:bCs/>
          <w:sz w:val="52"/>
          <w:szCs w:val="52"/>
        </w:rPr>
        <w:lastRenderedPageBreak/>
        <w:t>Rancangan</w:t>
      </w:r>
      <w:proofErr w:type="spellEnd"/>
      <w:r w:rsidRPr="006E437A">
        <w:rPr>
          <w:rFonts w:ascii="Trebuchet MS" w:hAnsi="Trebuchet MS"/>
          <w:b/>
          <w:bCs/>
          <w:sz w:val="52"/>
          <w:szCs w:val="52"/>
        </w:rPr>
        <w:t xml:space="preserve"> Data</w:t>
      </w:r>
    </w:p>
    <w:p w14:paraId="4AC8DF01" w14:textId="17201051" w:rsidR="00D76418" w:rsidRDefault="00D76418" w:rsidP="008053D1">
      <w:pPr>
        <w:jc w:val="both"/>
        <w:rPr>
          <w:rFonts w:ascii="Trebuchet MS" w:hAnsi="Trebuchet MS"/>
          <w:sz w:val="28"/>
          <w:szCs w:val="28"/>
        </w:rPr>
      </w:pPr>
    </w:p>
    <w:p w14:paraId="441EBCEE" w14:textId="6494CF7E" w:rsidR="00D76418" w:rsidRPr="006E437A" w:rsidRDefault="00D76418" w:rsidP="008053D1">
      <w:pPr>
        <w:jc w:val="both"/>
        <w:rPr>
          <w:rFonts w:ascii="Trebuchet MS" w:hAnsi="Trebuchet MS"/>
          <w:i/>
          <w:iCs/>
          <w:sz w:val="28"/>
          <w:szCs w:val="28"/>
        </w:rPr>
      </w:pPr>
      <w:proofErr w:type="spellStart"/>
      <w:r w:rsidRPr="006E437A">
        <w:rPr>
          <w:rFonts w:ascii="Trebuchet MS" w:hAnsi="Trebuchet MS"/>
          <w:i/>
          <w:iCs/>
          <w:sz w:val="28"/>
          <w:szCs w:val="28"/>
        </w:rPr>
        <w:t>Dimulai</w:t>
      </w:r>
      <w:proofErr w:type="spellEnd"/>
      <w:r w:rsidRPr="006E437A">
        <w:rPr>
          <w:rFonts w:ascii="Trebuchet MS" w:hAnsi="Trebuchet MS"/>
          <w:i/>
          <w:iCs/>
          <w:sz w:val="28"/>
          <w:szCs w:val="28"/>
        </w:rPr>
        <w:t xml:space="preserve"> </w:t>
      </w:r>
      <w:proofErr w:type="spellStart"/>
      <w:r w:rsidRPr="006E437A">
        <w:rPr>
          <w:rFonts w:ascii="Trebuchet MS" w:hAnsi="Trebuchet MS"/>
          <w:i/>
          <w:iCs/>
          <w:sz w:val="28"/>
          <w:szCs w:val="28"/>
        </w:rPr>
        <w:t>dengan</w:t>
      </w:r>
      <w:proofErr w:type="spellEnd"/>
      <w:r w:rsidRPr="006E437A">
        <w:rPr>
          <w:rFonts w:ascii="Trebuchet MS" w:hAnsi="Trebuchet MS"/>
          <w:i/>
          <w:iCs/>
          <w:sz w:val="28"/>
          <w:szCs w:val="28"/>
        </w:rPr>
        <w:t xml:space="preserve"> 1 </w:t>
      </w:r>
      <w:proofErr w:type="spellStart"/>
      <w:r w:rsidRPr="006E437A">
        <w:rPr>
          <w:rFonts w:ascii="Trebuchet MS" w:hAnsi="Trebuchet MS"/>
          <w:i/>
          <w:iCs/>
          <w:sz w:val="28"/>
          <w:szCs w:val="28"/>
        </w:rPr>
        <w:t>paragraf</w:t>
      </w:r>
      <w:proofErr w:type="spellEnd"/>
      <w:r w:rsidRPr="006E437A">
        <w:rPr>
          <w:rFonts w:ascii="Trebuchet MS" w:hAnsi="Trebuchet MS"/>
          <w:i/>
          <w:iCs/>
          <w:sz w:val="28"/>
          <w:szCs w:val="28"/>
        </w:rPr>
        <w:t xml:space="preserve">, </w:t>
      </w:r>
      <w:proofErr w:type="spellStart"/>
      <w:r w:rsidRPr="006E437A">
        <w:rPr>
          <w:rFonts w:ascii="Trebuchet MS" w:hAnsi="Trebuchet MS"/>
          <w:i/>
          <w:iCs/>
          <w:sz w:val="28"/>
          <w:szCs w:val="28"/>
        </w:rPr>
        <w:t>jelaskan</w:t>
      </w:r>
      <w:proofErr w:type="spellEnd"/>
      <w:r w:rsidRPr="006E437A">
        <w:rPr>
          <w:rFonts w:ascii="Trebuchet MS" w:hAnsi="Trebuchet MS"/>
          <w:i/>
          <w:iCs/>
          <w:sz w:val="28"/>
          <w:szCs w:val="28"/>
        </w:rPr>
        <w:t xml:space="preserve"> </w:t>
      </w:r>
      <w:proofErr w:type="spellStart"/>
      <w:r w:rsidRPr="006E437A">
        <w:rPr>
          <w:rFonts w:ascii="Trebuchet MS" w:hAnsi="Trebuchet MS"/>
          <w:i/>
          <w:iCs/>
          <w:sz w:val="28"/>
          <w:szCs w:val="28"/>
        </w:rPr>
        <w:t>mengenai</w:t>
      </w:r>
      <w:proofErr w:type="spellEnd"/>
      <w:r w:rsidRPr="006E437A">
        <w:rPr>
          <w:rFonts w:ascii="Trebuchet MS" w:hAnsi="Trebuchet MS"/>
          <w:i/>
          <w:iCs/>
          <w:sz w:val="28"/>
          <w:szCs w:val="28"/>
        </w:rPr>
        <w:t xml:space="preserve"> </w:t>
      </w:r>
      <w:proofErr w:type="spellStart"/>
      <w:r w:rsidRPr="006E437A">
        <w:rPr>
          <w:rFonts w:ascii="Trebuchet MS" w:hAnsi="Trebuchet MS"/>
          <w:i/>
          <w:iCs/>
          <w:sz w:val="28"/>
          <w:szCs w:val="28"/>
        </w:rPr>
        <w:t>rancangan</w:t>
      </w:r>
      <w:proofErr w:type="spellEnd"/>
      <w:r w:rsidRPr="006E437A">
        <w:rPr>
          <w:rFonts w:ascii="Trebuchet MS" w:hAnsi="Trebuchet MS"/>
          <w:i/>
          <w:iCs/>
          <w:sz w:val="28"/>
          <w:szCs w:val="28"/>
        </w:rPr>
        <w:t xml:space="preserve"> data yang kamu </w:t>
      </w:r>
      <w:proofErr w:type="spellStart"/>
      <w:r w:rsidRPr="006E437A">
        <w:rPr>
          <w:rFonts w:ascii="Trebuchet MS" w:hAnsi="Trebuchet MS"/>
          <w:i/>
          <w:iCs/>
          <w:sz w:val="28"/>
          <w:szCs w:val="28"/>
        </w:rPr>
        <w:t>gunakan</w:t>
      </w:r>
      <w:proofErr w:type="spellEnd"/>
      <w:r w:rsidRPr="006E437A">
        <w:rPr>
          <w:rFonts w:ascii="Trebuchet MS" w:hAnsi="Trebuchet MS"/>
          <w:i/>
          <w:iCs/>
          <w:sz w:val="28"/>
          <w:szCs w:val="28"/>
        </w:rPr>
        <w:t xml:space="preserve">, </w:t>
      </w:r>
      <w:proofErr w:type="spellStart"/>
      <w:r w:rsidRPr="006E437A">
        <w:rPr>
          <w:rFonts w:ascii="Trebuchet MS" w:hAnsi="Trebuchet MS"/>
          <w:i/>
          <w:iCs/>
          <w:sz w:val="28"/>
          <w:szCs w:val="28"/>
        </w:rPr>
        <w:t>bagaimana</w:t>
      </w:r>
      <w:proofErr w:type="spellEnd"/>
      <w:r w:rsidRPr="006E437A">
        <w:rPr>
          <w:rFonts w:ascii="Trebuchet MS" w:hAnsi="Trebuchet MS"/>
          <w:i/>
          <w:iCs/>
          <w:sz w:val="28"/>
          <w:szCs w:val="28"/>
        </w:rPr>
        <w:t xml:space="preserve"> kamu </w:t>
      </w:r>
      <w:proofErr w:type="spellStart"/>
      <w:r w:rsidRPr="006E437A">
        <w:rPr>
          <w:rFonts w:ascii="Trebuchet MS" w:hAnsi="Trebuchet MS"/>
          <w:i/>
          <w:iCs/>
          <w:sz w:val="28"/>
          <w:szCs w:val="28"/>
        </w:rPr>
        <w:t>membuat</w:t>
      </w:r>
      <w:proofErr w:type="spellEnd"/>
      <w:r w:rsidRPr="006E437A">
        <w:rPr>
          <w:rFonts w:ascii="Trebuchet MS" w:hAnsi="Trebuchet MS"/>
          <w:i/>
          <w:iCs/>
          <w:sz w:val="28"/>
          <w:szCs w:val="28"/>
        </w:rPr>
        <w:t xml:space="preserve"> </w:t>
      </w:r>
      <w:proofErr w:type="spellStart"/>
      <w:r w:rsidRPr="006E437A">
        <w:rPr>
          <w:rFonts w:ascii="Trebuchet MS" w:hAnsi="Trebuchet MS"/>
          <w:i/>
          <w:iCs/>
          <w:sz w:val="28"/>
          <w:szCs w:val="28"/>
        </w:rPr>
        <w:t>Classnya</w:t>
      </w:r>
      <w:proofErr w:type="spellEnd"/>
      <w:r w:rsidRPr="006E437A">
        <w:rPr>
          <w:rFonts w:ascii="Trebuchet MS" w:hAnsi="Trebuchet MS"/>
          <w:i/>
          <w:iCs/>
          <w:sz w:val="28"/>
          <w:szCs w:val="28"/>
        </w:rPr>
        <w:t xml:space="preserve">, </w:t>
      </w:r>
      <w:proofErr w:type="spellStart"/>
      <w:r w:rsidRPr="006E437A">
        <w:rPr>
          <w:rFonts w:ascii="Trebuchet MS" w:hAnsi="Trebuchet MS"/>
          <w:i/>
          <w:iCs/>
          <w:sz w:val="28"/>
          <w:szCs w:val="28"/>
        </w:rPr>
        <w:t>bagaimana</w:t>
      </w:r>
      <w:proofErr w:type="spellEnd"/>
      <w:r w:rsidRPr="006E437A">
        <w:rPr>
          <w:rFonts w:ascii="Trebuchet MS" w:hAnsi="Trebuchet MS"/>
          <w:i/>
          <w:iCs/>
          <w:sz w:val="28"/>
          <w:szCs w:val="28"/>
        </w:rPr>
        <w:t xml:space="preserve"> </w:t>
      </w:r>
      <w:proofErr w:type="spellStart"/>
      <w:r w:rsidRPr="006E437A">
        <w:rPr>
          <w:rFonts w:ascii="Trebuchet MS" w:hAnsi="Trebuchet MS"/>
          <w:i/>
          <w:iCs/>
          <w:sz w:val="28"/>
          <w:szCs w:val="28"/>
        </w:rPr>
        <w:t>menyimpannya</w:t>
      </w:r>
      <w:proofErr w:type="spellEnd"/>
      <w:r w:rsidRPr="006E437A">
        <w:rPr>
          <w:rFonts w:ascii="Trebuchet MS" w:hAnsi="Trebuchet MS"/>
          <w:i/>
          <w:iCs/>
          <w:sz w:val="28"/>
          <w:szCs w:val="28"/>
        </w:rPr>
        <w:t xml:space="preserve"> </w:t>
      </w:r>
      <w:proofErr w:type="spellStart"/>
      <w:r w:rsidRPr="006E437A">
        <w:rPr>
          <w:rFonts w:ascii="Trebuchet MS" w:hAnsi="Trebuchet MS"/>
          <w:i/>
          <w:iCs/>
          <w:sz w:val="28"/>
          <w:szCs w:val="28"/>
        </w:rPr>
        <w:t>dalam</w:t>
      </w:r>
      <w:proofErr w:type="spellEnd"/>
      <w:r w:rsidRPr="006E437A">
        <w:rPr>
          <w:rFonts w:ascii="Trebuchet MS" w:hAnsi="Trebuchet MS"/>
          <w:i/>
          <w:iCs/>
          <w:sz w:val="28"/>
          <w:szCs w:val="28"/>
        </w:rPr>
        <w:t xml:space="preserve"> list/map, dan </w:t>
      </w:r>
      <w:proofErr w:type="spellStart"/>
      <w:r w:rsidRPr="006E437A">
        <w:rPr>
          <w:rFonts w:ascii="Trebuchet MS" w:hAnsi="Trebuchet MS"/>
          <w:i/>
          <w:iCs/>
          <w:sz w:val="28"/>
          <w:szCs w:val="28"/>
        </w:rPr>
        <w:t>sebagainya</w:t>
      </w:r>
      <w:proofErr w:type="spellEnd"/>
      <w:r w:rsidRPr="006E437A">
        <w:rPr>
          <w:rFonts w:ascii="Trebuchet MS" w:hAnsi="Trebuchet MS"/>
          <w:i/>
          <w:iCs/>
          <w:sz w:val="28"/>
          <w:szCs w:val="28"/>
        </w:rPr>
        <w:t>.</w:t>
      </w:r>
    </w:p>
    <w:p w14:paraId="3BE90FA8" w14:textId="770A75AC" w:rsidR="00D76418" w:rsidRDefault="00D76418" w:rsidP="008053D1">
      <w:pPr>
        <w:jc w:val="both"/>
        <w:rPr>
          <w:rFonts w:ascii="Trebuchet MS" w:hAnsi="Trebuchet MS"/>
          <w:sz w:val="28"/>
          <w:szCs w:val="28"/>
        </w:rPr>
      </w:pPr>
    </w:p>
    <w:p w14:paraId="675138EC" w14:textId="34017BD7" w:rsidR="00D76418" w:rsidRDefault="00D76418" w:rsidP="008053D1">
      <w:pPr>
        <w:jc w:val="both"/>
        <w:rPr>
          <w:rFonts w:ascii="Trebuchet MS" w:hAnsi="Trebuchet MS"/>
          <w:sz w:val="28"/>
          <w:szCs w:val="28"/>
        </w:rPr>
      </w:pPr>
      <w:r>
        <w:rPr>
          <w:rFonts w:ascii="Trebuchet MS" w:hAnsi="Trebuchet MS"/>
          <w:sz w:val="28"/>
          <w:szCs w:val="28"/>
        </w:rPr>
        <w:t xml:space="preserve">Silahkan </w:t>
      </w:r>
      <w:proofErr w:type="spellStart"/>
      <w:r>
        <w:rPr>
          <w:rFonts w:ascii="Trebuchet MS" w:hAnsi="Trebuchet MS"/>
          <w:sz w:val="28"/>
          <w:szCs w:val="28"/>
        </w:rPr>
        <w:t>tulis</w:t>
      </w:r>
      <w:proofErr w:type="spellEnd"/>
      <w:r>
        <w:rPr>
          <w:rFonts w:ascii="Trebuchet MS" w:hAnsi="Trebuchet MS"/>
          <w:sz w:val="28"/>
          <w:szCs w:val="28"/>
        </w:rPr>
        <w:t xml:space="preserve"> </w:t>
      </w:r>
      <w:proofErr w:type="spellStart"/>
      <w:r w:rsidR="006E437A">
        <w:rPr>
          <w:rFonts w:ascii="Trebuchet MS" w:hAnsi="Trebuchet MS"/>
          <w:sz w:val="28"/>
          <w:szCs w:val="28"/>
        </w:rPr>
        <w:t>rancangan</w:t>
      </w:r>
      <w:proofErr w:type="spellEnd"/>
      <w:r w:rsidR="006E437A">
        <w:rPr>
          <w:rFonts w:ascii="Trebuchet MS" w:hAnsi="Trebuchet MS"/>
          <w:sz w:val="28"/>
          <w:szCs w:val="28"/>
        </w:rPr>
        <w:t xml:space="preserve"> data</w:t>
      </w:r>
      <w:r>
        <w:rPr>
          <w:rFonts w:ascii="Trebuchet MS" w:hAnsi="Trebuchet MS"/>
          <w:sz w:val="28"/>
          <w:szCs w:val="28"/>
        </w:rPr>
        <w:t xml:space="preserve"> di </w:t>
      </w:r>
      <w:proofErr w:type="spellStart"/>
      <w:r>
        <w:rPr>
          <w:rFonts w:ascii="Trebuchet MS" w:hAnsi="Trebuchet MS"/>
          <w:sz w:val="28"/>
          <w:szCs w:val="28"/>
        </w:rPr>
        <w:t>halaman</w:t>
      </w:r>
      <w:proofErr w:type="spellEnd"/>
      <w:r>
        <w:rPr>
          <w:rFonts w:ascii="Trebuchet MS" w:hAnsi="Trebuchet MS"/>
          <w:sz w:val="28"/>
          <w:szCs w:val="28"/>
        </w:rPr>
        <w:t xml:space="preserve"> ini.</w:t>
      </w:r>
    </w:p>
    <w:p w14:paraId="37F8B435" w14:textId="5B262B92" w:rsidR="00C812FA" w:rsidRDefault="00C812FA" w:rsidP="008053D1">
      <w:pPr>
        <w:jc w:val="both"/>
        <w:rPr>
          <w:rFonts w:ascii="Trebuchet MS" w:hAnsi="Trebuchet MS"/>
          <w:sz w:val="28"/>
          <w:szCs w:val="28"/>
        </w:rPr>
      </w:pPr>
    </w:p>
    <w:p w14:paraId="62626378" w14:textId="738ECDDB" w:rsidR="00C812FA" w:rsidRDefault="00C812FA">
      <w:pPr>
        <w:rPr>
          <w:rFonts w:ascii="Trebuchet MS" w:hAnsi="Trebuchet MS"/>
          <w:sz w:val="28"/>
          <w:szCs w:val="28"/>
        </w:rPr>
      </w:pPr>
      <w:r>
        <w:rPr>
          <w:rFonts w:ascii="Trebuchet MS" w:hAnsi="Trebuchet MS"/>
          <w:sz w:val="28"/>
          <w:szCs w:val="28"/>
        </w:rPr>
        <w:br w:type="page"/>
      </w:r>
    </w:p>
    <w:p w14:paraId="487C2D8A" w14:textId="240F3D55" w:rsidR="00C812FA" w:rsidRPr="00C812FA" w:rsidRDefault="00C812FA" w:rsidP="00C812FA">
      <w:pPr>
        <w:jc w:val="center"/>
        <w:rPr>
          <w:rFonts w:ascii="Trebuchet MS" w:hAnsi="Trebuchet MS"/>
          <w:b/>
          <w:bCs/>
          <w:sz w:val="52"/>
          <w:szCs w:val="52"/>
        </w:rPr>
      </w:pPr>
      <w:proofErr w:type="spellStart"/>
      <w:r w:rsidRPr="00C812FA">
        <w:rPr>
          <w:rFonts w:ascii="Trebuchet MS" w:hAnsi="Trebuchet MS"/>
          <w:b/>
          <w:bCs/>
          <w:sz w:val="52"/>
          <w:szCs w:val="52"/>
        </w:rPr>
        <w:lastRenderedPageBreak/>
        <w:t>Kontribusi</w:t>
      </w:r>
      <w:proofErr w:type="spellEnd"/>
      <w:r w:rsidRPr="00C812FA">
        <w:rPr>
          <w:rFonts w:ascii="Trebuchet MS" w:hAnsi="Trebuchet MS"/>
          <w:b/>
          <w:bCs/>
          <w:sz w:val="52"/>
          <w:szCs w:val="52"/>
        </w:rPr>
        <w:t xml:space="preserve"> </w:t>
      </w:r>
      <w:proofErr w:type="spellStart"/>
      <w:r w:rsidRPr="00C812FA">
        <w:rPr>
          <w:rFonts w:ascii="Trebuchet MS" w:hAnsi="Trebuchet MS"/>
          <w:b/>
          <w:bCs/>
          <w:sz w:val="52"/>
          <w:szCs w:val="52"/>
        </w:rPr>
        <w:t>Anggota</w:t>
      </w:r>
      <w:proofErr w:type="spellEnd"/>
    </w:p>
    <w:p w14:paraId="77B0A856" w14:textId="4F36EFDD" w:rsidR="00C812FA" w:rsidRDefault="00C812FA" w:rsidP="008053D1">
      <w:pPr>
        <w:jc w:val="both"/>
        <w:rPr>
          <w:rFonts w:ascii="Trebuchet MS" w:hAnsi="Trebuchet MS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C812FA" w14:paraId="27F13C52" w14:textId="77777777" w:rsidTr="00C812FA">
        <w:tc>
          <w:tcPr>
            <w:tcW w:w="2263" w:type="dxa"/>
          </w:tcPr>
          <w:p w14:paraId="2A7C92CB" w14:textId="2A07BD87" w:rsidR="00C812FA" w:rsidRDefault="00C812FA" w:rsidP="008053D1">
            <w:pPr>
              <w:jc w:val="both"/>
              <w:rPr>
                <w:rFonts w:ascii="Trebuchet MS" w:hAnsi="Trebuchet MS"/>
                <w:sz w:val="28"/>
                <w:szCs w:val="28"/>
              </w:rPr>
            </w:pPr>
            <w:r>
              <w:rPr>
                <w:rFonts w:ascii="Trebuchet MS" w:hAnsi="Trebuchet MS"/>
                <w:sz w:val="28"/>
                <w:szCs w:val="28"/>
              </w:rPr>
              <w:t xml:space="preserve">Nama </w:t>
            </w:r>
            <w:proofErr w:type="spellStart"/>
            <w:r>
              <w:rPr>
                <w:rFonts w:ascii="Trebuchet MS" w:hAnsi="Trebuchet MS"/>
                <w:sz w:val="28"/>
                <w:szCs w:val="28"/>
              </w:rPr>
              <w:t>Anggota</w:t>
            </w:r>
            <w:proofErr w:type="spellEnd"/>
          </w:p>
        </w:tc>
        <w:tc>
          <w:tcPr>
            <w:tcW w:w="7087" w:type="dxa"/>
          </w:tcPr>
          <w:p w14:paraId="0818513D" w14:textId="46748CC6" w:rsidR="00C812FA" w:rsidRDefault="00C812FA" w:rsidP="008053D1">
            <w:pPr>
              <w:jc w:val="both"/>
              <w:rPr>
                <w:rFonts w:ascii="Trebuchet MS" w:hAnsi="Trebuchet MS"/>
                <w:sz w:val="28"/>
                <w:szCs w:val="28"/>
              </w:rPr>
            </w:pPr>
            <w:proofErr w:type="spellStart"/>
            <w:r>
              <w:rPr>
                <w:rFonts w:ascii="Trebuchet MS" w:hAnsi="Trebuchet MS"/>
                <w:sz w:val="28"/>
                <w:szCs w:val="28"/>
              </w:rPr>
              <w:t>Kontribusi</w:t>
            </w:r>
            <w:proofErr w:type="spellEnd"/>
            <w:r>
              <w:rPr>
                <w:rFonts w:ascii="Trebuchet MS" w:hAnsi="Trebuchet MS"/>
                <w:sz w:val="28"/>
                <w:szCs w:val="28"/>
              </w:rPr>
              <w:t xml:space="preserve"> yang </w:t>
            </w:r>
            <w:proofErr w:type="spellStart"/>
            <w:r>
              <w:rPr>
                <w:rFonts w:ascii="Trebuchet MS" w:hAnsi="Trebuchet MS"/>
                <w:sz w:val="28"/>
                <w:szCs w:val="28"/>
              </w:rPr>
              <w:t>dilakukan</w:t>
            </w:r>
            <w:proofErr w:type="spellEnd"/>
          </w:p>
        </w:tc>
      </w:tr>
      <w:tr w:rsidR="00C812FA" w14:paraId="63C5246D" w14:textId="77777777" w:rsidTr="00C812FA">
        <w:tc>
          <w:tcPr>
            <w:tcW w:w="2263" w:type="dxa"/>
          </w:tcPr>
          <w:p w14:paraId="6CA3E13D" w14:textId="12E1692D" w:rsidR="00C812FA" w:rsidRDefault="00C812FA" w:rsidP="008053D1">
            <w:pPr>
              <w:jc w:val="both"/>
              <w:rPr>
                <w:rFonts w:ascii="Trebuchet MS" w:hAnsi="Trebuchet MS"/>
                <w:sz w:val="28"/>
                <w:szCs w:val="28"/>
              </w:rPr>
            </w:pPr>
            <w:r>
              <w:rPr>
                <w:rFonts w:ascii="Trebuchet MS" w:hAnsi="Trebuchet MS"/>
                <w:sz w:val="28"/>
                <w:szCs w:val="28"/>
              </w:rPr>
              <w:t>…</w:t>
            </w:r>
          </w:p>
        </w:tc>
        <w:tc>
          <w:tcPr>
            <w:tcW w:w="7087" w:type="dxa"/>
          </w:tcPr>
          <w:p w14:paraId="6604DDFD" w14:textId="67CBF656" w:rsidR="00C812FA" w:rsidRDefault="00C812FA" w:rsidP="008053D1">
            <w:pPr>
              <w:jc w:val="both"/>
              <w:rPr>
                <w:rFonts w:ascii="Trebuchet MS" w:hAnsi="Trebuchet MS"/>
                <w:sz w:val="28"/>
                <w:szCs w:val="28"/>
              </w:rPr>
            </w:pPr>
            <w:r>
              <w:rPr>
                <w:rFonts w:ascii="Trebuchet MS" w:hAnsi="Trebuchet MS"/>
                <w:sz w:val="28"/>
                <w:szCs w:val="28"/>
              </w:rPr>
              <w:t>…</w:t>
            </w:r>
          </w:p>
        </w:tc>
      </w:tr>
      <w:tr w:rsidR="00C812FA" w14:paraId="4F6F7B6C" w14:textId="77777777" w:rsidTr="00C812FA">
        <w:tc>
          <w:tcPr>
            <w:tcW w:w="2263" w:type="dxa"/>
          </w:tcPr>
          <w:p w14:paraId="1D134A8F" w14:textId="6D7CD83A" w:rsidR="00C812FA" w:rsidRDefault="00C812FA" w:rsidP="008053D1">
            <w:pPr>
              <w:jc w:val="both"/>
              <w:rPr>
                <w:rFonts w:ascii="Trebuchet MS" w:hAnsi="Trebuchet MS"/>
                <w:sz w:val="28"/>
                <w:szCs w:val="28"/>
              </w:rPr>
            </w:pPr>
            <w:r>
              <w:rPr>
                <w:rFonts w:ascii="Trebuchet MS" w:hAnsi="Trebuchet MS"/>
                <w:sz w:val="28"/>
                <w:szCs w:val="28"/>
              </w:rPr>
              <w:t>…</w:t>
            </w:r>
          </w:p>
        </w:tc>
        <w:tc>
          <w:tcPr>
            <w:tcW w:w="7087" w:type="dxa"/>
          </w:tcPr>
          <w:p w14:paraId="08200514" w14:textId="68F0BA1F" w:rsidR="00C812FA" w:rsidRDefault="00C812FA" w:rsidP="008053D1">
            <w:pPr>
              <w:jc w:val="both"/>
              <w:rPr>
                <w:rFonts w:ascii="Trebuchet MS" w:hAnsi="Trebuchet MS"/>
                <w:sz w:val="28"/>
                <w:szCs w:val="28"/>
              </w:rPr>
            </w:pPr>
            <w:r>
              <w:rPr>
                <w:rFonts w:ascii="Trebuchet MS" w:hAnsi="Trebuchet MS"/>
                <w:sz w:val="28"/>
                <w:szCs w:val="28"/>
              </w:rPr>
              <w:t>…</w:t>
            </w:r>
          </w:p>
        </w:tc>
      </w:tr>
      <w:tr w:rsidR="00C812FA" w14:paraId="11CA77CF" w14:textId="77777777" w:rsidTr="00C812FA">
        <w:tc>
          <w:tcPr>
            <w:tcW w:w="2263" w:type="dxa"/>
          </w:tcPr>
          <w:p w14:paraId="02DED00E" w14:textId="77777777" w:rsidR="00C812FA" w:rsidRDefault="00C812FA" w:rsidP="008053D1">
            <w:pPr>
              <w:jc w:val="both"/>
              <w:rPr>
                <w:rFonts w:ascii="Trebuchet MS" w:hAnsi="Trebuchet MS"/>
                <w:sz w:val="28"/>
                <w:szCs w:val="28"/>
              </w:rPr>
            </w:pPr>
          </w:p>
        </w:tc>
        <w:tc>
          <w:tcPr>
            <w:tcW w:w="7087" w:type="dxa"/>
          </w:tcPr>
          <w:p w14:paraId="38E05931" w14:textId="77777777" w:rsidR="00C812FA" w:rsidRDefault="00C812FA" w:rsidP="008053D1">
            <w:pPr>
              <w:jc w:val="both"/>
              <w:rPr>
                <w:rFonts w:ascii="Trebuchet MS" w:hAnsi="Trebuchet MS"/>
                <w:sz w:val="28"/>
                <w:szCs w:val="28"/>
              </w:rPr>
            </w:pPr>
          </w:p>
        </w:tc>
      </w:tr>
      <w:tr w:rsidR="00C812FA" w14:paraId="42E8F117" w14:textId="77777777" w:rsidTr="00C812FA">
        <w:tc>
          <w:tcPr>
            <w:tcW w:w="2263" w:type="dxa"/>
          </w:tcPr>
          <w:p w14:paraId="1F6303DD" w14:textId="77777777" w:rsidR="00C812FA" w:rsidRDefault="00C812FA" w:rsidP="008053D1">
            <w:pPr>
              <w:jc w:val="both"/>
              <w:rPr>
                <w:rFonts w:ascii="Trebuchet MS" w:hAnsi="Trebuchet MS"/>
                <w:sz w:val="28"/>
                <w:szCs w:val="28"/>
              </w:rPr>
            </w:pPr>
          </w:p>
        </w:tc>
        <w:tc>
          <w:tcPr>
            <w:tcW w:w="7087" w:type="dxa"/>
          </w:tcPr>
          <w:p w14:paraId="3497E996" w14:textId="77777777" w:rsidR="00C812FA" w:rsidRDefault="00C812FA" w:rsidP="008053D1">
            <w:pPr>
              <w:jc w:val="both"/>
              <w:rPr>
                <w:rFonts w:ascii="Trebuchet MS" w:hAnsi="Trebuchet MS"/>
                <w:sz w:val="28"/>
                <w:szCs w:val="28"/>
              </w:rPr>
            </w:pPr>
          </w:p>
        </w:tc>
      </w:tr>
    </w:tbl>
    <w:p w14:paraId="099CDE9C" w14:textId="2612AC43" w:rsidR="00C812FA" w:rsidRDefault="00C812FA" w:rsidP="008053D1">
      <w:pPr>
        <w:jc w:val="both"/>
        <w:rPr>
          <w:rFonts w:ascii="Trebuchet MS" w:hAnsi="Trebuchet MS"/>
          <w:sz w:val="28"/>
          <w:szCs w:val="28"/>
        </w:rPr>
      </w:pPr>
    </w:p>
    <w:p w14:paraId="3567577D" w14:textId="22A053F4" w:rsidR="00C812FA" w:rsidRDefault="00C812FA" w:rsidP="008053D1">
      <w:pPr>
        <w:jc w:val="both"/>
        <w:rPr>
          <w:rFonts w:ascii="Trebuchet MS" w:hAnsi="Trebuchet MS"/>
          <w:sz w:val="28"/>
          <w:szCs w:val="28"/>
        </w:rPr>
      </w:pPr>
      <w:r>
        <w:rPr>
          <w:rFonts w:ascii="Trebuchet MS" w:hAnsi="Trebuchet MS"/>
          <w:sz w:val="28"/>
          <w:szCs w:val="28"/>
        </w:rPr>
        <w:t xml:space="preserve">Silahkan </w:t>
      </w:r>
      <w:proofErr w:type="spellStart"/>
      <w:r>
        <w:rPr>
          <w:rFonts w:ascii="Trebuchet MS" w:hAnsi="Trebuchet MS"/>
          <w:sz w:val="28"/>
          <w:szCs w:val="28"/>
        </w:rPr>
        <w:t>tulis</w:t>
      </w:r>
      <w:proofErr w:type="spellEnd"/>
      <w:r>
        <w:rPr>
          <w:rFonts w:ascii="Trebuchet MS" w:hAnsi="Trebuchet MS"/>
          <w:sz w:val="28"/>
          <w:szCs w:val="28"/>
        </w:rPr>
        <w:t xml:space="preserve"> </w:t>
      </w:r>
      <w:proofErr w:type="spellStart"/>
      <w:r>
        <w:rPr>
          <w:rFonts w:ascii="Trebuchet MS" w:hAnsi="Trebuchet MS"/>
          <w:sz w:val="28"/>
          <w:szCs w:val="28"/>
        </w:rPr>
        <w:t>kontribusi</w:t>
      </w:r>
      <w:proofErr w:type="spellEnd"/>
      <w:r>
        <w:rPr>
          <w:rFonts w:ascii="Trebuchet MS" w:hAnsi="Trebuchet MS"/>
          <w:sz w:val="28"/>
          <w:szCs w:val="28"/>
        </w:rPr>
        <w:t xml:space="preserve"> </w:t>
      </w:r>
      <w:proofErr w:type="spellStart"/>
      <w:r>
        <w:rPr>
          <w:rFonts w:ascii="Trebuchet MS" w:hAnsi="Trebuchet MS"/>
          <w:sz w:val="28"/>
          <w:szCs w:val="28"/>
        </w:rPr>
        <w:t>anggota</w:t>
      </w:r>
      <w:proofErr w:type="spellEnd"/>
      <w:r>
        <w:rPr>
          <w:rFonts w:ascii="Trebuchet MS" w:hAnsi="Trebuchet MS"/>
          <w:sz w:val="28"/>
          <w:szCs w:val="28"/>
        </w:rPr>
        <w:t xml:space="preserve"> pada </w:t>
      </w:r>
      <w:proofErr w:type="spellStart"/>
      <w:r>
        <w:rPr>
          <w:rFonts w:ascii="Trebuchet MS" w:hAnsi="Trebuchet MS"/>
          <w:sz w:val="28"/>
          <w:szCs w:val="28"/>
        </w:rPr>
        <w:t>tabel</w:t>
      </w:r>
      <w:proofErr w:type="spellEnd"/>
      <w:r>
        <w:rPr>
          <w:rFonts w:ascii="Trebuchet MS" w:hAnsi="Trebuchet MS"/>
          <w:sz w:val="28"/>
          <w:szCs w:val="28"/>
        </w:rPr>
        <w:t xml:space="preserve"> yang </w:t>
      </w:r>
      <w:proofErr w:type="spellStart"/>
      <w:r>
        <w:rPr>
          <w:rFonts w:ascii="Trebuchet MS" w:hAnsi="Trebuchet MS"/>
          <w:sz w:val="28"/>
          <w:szCs w:val="28"/>
        </w:rPr>
        <w:t>disediakan</w:t>
      </w:r>
      <w:proofErr w:type="spellEnd"/>
      <w:r>
        <w:rPr>
          <w:rFonts w:ascii="Trebuchet MS" w:hAnsi="Trebuchet MS"/>
          <w:sz w:val="28"/>
          <w:szCs w:val="28"/>
        </w:rPr>
        <w:t>.</w:t>
      </w:r>
    </w:p>
    <w:p w14:paraId="7BC18616" w14:textId="4A420103" w:rsidR="00C812FA" w:rsidRDefault="00C812FA">
      <w:pPr>
        <w:rPr>
          <w:rFonts w:ascii="Trebuchet MS" w:hAnsi="Trebuchet MS"/>
          <w:sz w:val="28"/>
          <w:szCs w:val="28"/>
        </w:rPr>
      </w:pPr>
      <w:r>
        <w:rPr>
          <w:rFonts w:ascii="Trebuchet MS" w:hAnsi="Trebuchet MS"/>
          <w:sz w:val="28"/>
          <w:szCs w:val="28"/>
        </w:rPr>
        <w:br w:type="page"/>
      </w:r>
    </w:p>
    <w:p w14:paraId="612DB637" w14:textId="74D89BDA" w:rsidR="00C812FA" w:rsidRPr="00C812FA" w:rsidRDefault="00C812FA" w:rsidP="00C812FA">
      <w:pPr>
        <w:jc w:val="center"/>
        <w:rPr>
          <w:rFonts w:ascii="Trebuchet MS" w:hAnsi="Trebuchet MS"/>
          <w:b/>
          <w:bCs/>
          <w:sz w:val="52"/>
          <w:szCs w:val="52"/>
        </w:rPr>
      </w:pPr>
      <w:r w:rsidRPr="00C812FA">
        <w:rPr>
          <w:rFonts w:ascii="Trebuchet MS" w:hAnsi="Trebuchet MS"/>
          <w:b/>
          <w:bCs/>
          <w:sz w:val="52"/>
          <w:szCs w:val="52"/>
        </w:rPr>
        <w:lastRenderedPageBreak/>
        <w:t>Lampiran</w:t>
      </w:r>
    </w:p>
    <w:p w14:paraId="34DFEC76" w14:textId="0D7F44DC" w:rsidR="00C812FA" w:rsidRDefault="00C812FA" w:rsidP="008053D1">
      <w:pPr>
        <w:jc w:val="both"/>
        <w:rPr>
          <w:rFonts w:ascii="Trebuchet MS" w:hAnsi="Trebuchet MS"/>
          <w:sz w:val="28"/>
          <w:szCs w:val="28"/>
        </w:rPr>
      </w:pPr>
    </w:p>
    <w:p w14:paraId="6681652A" w14:textId="0E430326" w:rsidR="00C812FA" w:rsidRPr="00C812FA" w:rsidRDefault="00C812FA" w:rsidP="008053D1">
      <w:pPr>
        <w:jc w:val="both"/>
        <w:rPr>
          <w:rFonts w:ascii="Trebuchet MS" w:hAnsi="Trebuchet MS"/>
          <w:i/>
          <w:iCs/>
          <w:sz w:val="28"/>
          <w:szCs w:val="28"/>
        </w:rPr>
      </w:pPr>
      <w:r w:rsidRPr="00C812FA">
        <w:rPr>
          <w:rFonts w:ascii="Trebuchet MS" w:hAnsi="Trebuchet MS"/>
          <w:i/>
          <w:iCs/>
          <w:sz w:val="28"/>
          <w:szCs w:val="28"/>
        </w:rPr>
        <w:t xml:space="preserve">Pada </w:t>
      </w:r>
      <w:proofErr w:type="spellStart"/>
      <w:r w:rsidRPr="00C812FA">
        <w:rPr>
          <w:rFonts w:ascii="Trebuchet MS" w:hAnsi="Trebuchet MS"/>
          <w:i/>
          <w:iCs/>
          <w:sz w:val="28"/>
          <w:szCs w:val="28"/>
        </w:rPr>
        <w:t>bagian</w:t>
      </w:r>
      <w:proofErr w:type="spellEnd"/>
      <w:r w:rsidRPr="00C812FA">
        <w:rPr>
          <w:rFonts w:ascii="Trebuchet MS" w:hAnsi="Trebuchet MS"/>
          <w:i/>
          <w:iCs/>
          <w:sz w:val="28"/>
          <w:szCs w:val="28"/>
        </w:rPr>
        <w:t xml:space="preserve"> ini, kalian </w:t>
      </w:r>
      <w:proofErr w:type="spellStart"/>
      <w:r w:rsidRPr="00C812FA">
        <w:rPr>
          <w:rFonts w:ascii="Trebuchet MS" w:hAnsi="Trebuchet MS"/>
          <w:i/>
          <w:iCs/>
          <w:sz w:val="28"/>
          <w:szCs w:val="28"/>
        </w:rPr>
        <w:t>boleh</w:t>
      </w:r>
      <w:proofErr w:type="spellEnd"/>
      <w:r w:rsidRPr="00C812FA">
        <w:rPr>
          <w:rFonts w:ascii="Trebuchet MS" w:hAnsi="Trebuchet MS"/>
          <w:i/>
          <w:iCs/>
          <w:sz w:val="28"/>
          <w:szCs w:val="28"/>
        </w:rPr>
        <w:t xml:space="preserve"> </w:t>
      </w:r>
      <w:proofErr w:type="spellStart"/>
      <w:r w:rsidRPr="00C812FA">
        <w:rPr>
          <w:rFonts w:ascii="Trebuchet MS" w:hAnsi="Trebuchet MS"/>
          <w:i/>
          <w:iCs/>
          <w:sz w:val="28"/>
          <w:szCs w:val="28"/>
        </w:rPr>
        <w:t>melampirkan</w:t>
      </w:r>
      <w:proofErr w:type="spellEnd"/>
      <w:r w:rsidRPr="00C812FA">
        <w:rPr>
          <w:rFonts w:ascii="Trebuchet MS" w:hAnsi="Trebuchet MS"/>
          <w:i/>
          <w:iCs/>
          <w:sz w:val="28"/>
          <w:szCs w:val="28"/>
        </w:rPr>
        <w:t xml:space="preserve"> </w:t>
      </w:r>
      <w:proofErr w:type="spellStart"/>
      <w:r w:rsidRPr="00C812FA">
        <w:rPr>
          <w:rFonts w:ascii="Trebuchet MS" w:hAnsi="Trebuchet MS"/>
          <w:i/>
          <w:iCs/>
          <w:sz w:val="28"/>
          <w:szCs w:val="28"/>
        </w:rPr>
        <w:t>aset-aset</w:t>
      </w:r>
      <w:proofErr w:type="spellEnd"/>
      <w:r w:rsidRPr="00C812FA">
        <w:rPr>
          <w:rFonts w:ascii="Trebuchet MS" w:hAnsi="Trebuchet MS"/>
          <w:i/>
          <w:iCs/>
          <w:sz w:val="28"/>
          <w:szCs w:val="28"/>
        </w:rPr>
        <w:t xml:space="preserve"> yang kalian </w:t>
      </w:r>
      <w:proofErr w:type="spellStart"/>
      <w:r w:rsidRPr="00C812FA">
        <w:rPr>
          <w:rFonts w:ascii="Trebuchet MS" w:hAnsi="Trebuchet MS"/>
          <w:i/>
          <w:iCs/>
          <w:sz w:val="28"/>
          <w:szCs w:val="28"/>
        </w:rPr>
        <w:t>gunakan</w:t>
      </w:r>
      <w:proofErr w:type="spellEnd"/>
      <w:r w:rsidRPr="00C812FA">
        <w:rPr>
          <w:rFonts w:ascii="Trebuchet MS" w:hAnsi="Trebuchet MS"/>
          <w:i/>
          <w:iCs/>
          <w:sz w:val="28"/>
          <w:szCs w:val="28"/>
        </w:rPr>
        <w:t xml:space="preserve"> </w:t>
      </w:r>
      <w:proofErr w:type="spellStart"/>
      <w:r w:rsidRPr="00C812FA">
        <w:rPr>
          <w:rFonts w:ascii="Trebuchet MS" w:hAnsi="Trebuchet MS"/>
          <w:i/>
          <w:iCs/>
          <w:sz w:val="28"/>
          <w:szCs w:val="28"/>
        </w:rPr>
        <w:t>selama</w:t>
      </w:r>
      <w:proofErr w:type="spellEnd"/>
      <w:r w:rsidRPr="00C812FA">
        <w:rPr>
          <w:rFonts w:ascii="Trebuchet MS" w:hAnsi="Trebuchet MS"/>
          <w:i/>
          <w:iCs/>
          <w:sz w:val="28"/>
          <w:szCs w:val="28"/>
        </w:rPr>
        <w:t xml:space="preserve"> </w:t>
      </w:r>
      <w:proofErr w:type="spellStart"/>
      <w:r w:rsidRPr="00C812FA">
        <w:rPr>
          <w:rFonts w:ascii="Trebuchet MS" w:hAnsi="Trebuchet MS"/>
          <w:i/>
          <w:iCs/>
          <w:sz w:val="28"/>
          <w:szCs w:val="28"/>
        </w:rPr>
        <w:t>pengerjaan</w:t>
      </w:r>
      <w:proofErr w:type="spellEnd"/>
      <w:r w:rsidRPr="00C812FA">
        <w:rPr>
          <w:rFonts w:ascii="Trebuchet MS" w:hAnsi="Trebuchet MS"/>
          <w:i/>
          <w:iCs/>
          <w:sz w:val="28"/>
          <w:szCs w:val="28"/>
        </w:rPr>
        <w:t xml:space="preserve"> </w:t>
      </w:r>
      <w:proofErr w:type="spellStart"/>
      <w:r w:rsidRPr="00C812FA">
        <w:rPr>
          <w:rFonts w:ascii="Trebuchet MS" w:hAnsi="Trebuchet MS"/>
          <w:i/>
          <w:iCs/>
          <w:sz w:val="28"/>
          <w:szCs w:val="28"/>
        </w:rPr>
        <w:t>seperti</w:t>
      </w:r>
      <w:proofErr w:type="spellEnd"/>
      <w:r w:rsidRPr="00C812FA">
        <w:rPr>
          <w:rFonts w:ascii="Trebuchet MS" w:hAnsi="Trebuchet MS"/>
          <w:i/>
          <w:iCs/>
          <w:sz w:val="28"/>
          <w:szCs w:val="28"/>
        </w:rPr>
        <w:t xml:space="preserve"> </w:t>
      </w:r>
      <w:proofErr w:type="spellStart"/>
      <w:r w:rsidRPr="00C812FA">
        <w:rPr>
          <w:rFonts w:ascii="Trebuchet MS" w:hAnsi="Trebuchet MS"/>
          <w:i/>
          <w:iCs/>
          <w:sz w:val="28"/>
          <w:szCs w:val="28"/>
        </w:rPr>
        <w:t>figma</w:t>
      </w:r>
      <w:proofErr w:type="spellEnd"/>
      <w:r w:rsidRPr="00C812FA">
        <w:rPr>
          <w:rFonts w:ascii="Trebuchet MS" w:hAnsi="Trebuchet MS"/>
          <w:i/>
          <w:iCs/>
          <w:sz w:val="28"/>
          <w:szCs w:val="28"/>
        </w:rPr>
        <w:t xml:space="preserve">, logo </w:t>
      </w:r>
      <w:proofErr w:type="spellStart"/>
      <w:r w:rsidRPr="00C812FA">
        <w:rPr>
          <w:rFonts w:ascii="Trebuchet MS" w:hAnsi="Trebuchet MS"/>
          <w:i/>
          <w:iCs/>
          <w:sz w:val="28"/>
          <w:szCs w:val="28"/>
        </w:rPr>
        <w:t>aplikasi</w:t>
      </w:r>
      <w:proofErr w:type="spellEnd"/>
      <w:r w:rsidRPr="00C812FA">
        <w:rPr>
          <w:rFonts w:ascii="Trebuchet MS" w:hAnsi="Trebuchet MS"/>
          <w:i/>
          <w:iCs/>
          <w:sz w:val="28"/>
          <w:szCs w:val="28"/>
        </w:rPr>
        <w:t xml:space="preserve">, screenshot </w:t>
      </w:r>
      <w:proofErr w:type="spellStart"/>
      <w:r w:rsidRPr="00C812FA">
        <w:rPr>
          <w:rFonts w:ascii="Trebuchet MS" w:hAnsi="Trebuchet MS"/>
          <w:i/>
          <w:iCs/>
          <w:sz w:val="28"/>
          <w:szCs w:val="28"/>
        </w:rPr>
        <w:t>aplikasi</w:t>
      </w:r>
      <w:proofErr w:type="spellEnd"/>
      <w:r w:rsidRPr="00C812FA">
        <w:rPr>
          <w:rFonts w:ascii="Trebuchet MS" w:hAnsi="Trebuchet MS"/>
          <w:i/>
          <w:iCs/>
          <w:sz w:val="28"/>
          <w:szCs w:val="28"/>
        </w:rPr>
        <w:t xml:space="preserve">, link </w:t>
      </w:r>
      <w:proofErr w:type="spellStart"/>
      <w:r w:rsidRPr="00C812FA">
        <w:rPr>
          <w:rFonts w:ascii="Trebuchet MS" w:hAnsi="Trebuchet MS"/>
          <w:i/>
          <w:iCs/>
          <w:sz w:val="28"/>
          <w:szCs w:val="28"/>
        </w:rPr>
        <w:t>github</w:t>
      </w:r>
      <w:proofErr w:type="spellEnd"/>
      <w:r w:rsidRPr="00C812FA">
        <w:rPr>
          <w:rFonts w:ascii="Trebuchet MS" w:hAnsi="Trebuchet MS"/>
          <w:i/>
          <w:iCs/>
          <w:sz w:val="28"/>
          <w:szCs w:val="28"/>
        </w:rPr>
        <w:t>, dan lain-lain.</w:t>
      </w:r>
    </w:p>
    <w:sectPr w:rsidR="00C812FA" w:rsidRPr="00C812FA" w:rsidSect="005F247A">
      <w:headerReference w:type="default" r:id="rId11"/>
      <w:footerReference w:type="default" r:id="rId12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DCF5C" w14:textId="77777777" w:rsidR="006C7414" w:rsidRDefault="006C7414" w:rsidP="00640081">
      <w:pPr>
        <w:spacing w:after="0" w:line="240" w:lineRule="auto"/>
      </w:pPr>
      <w:r>
        <w:separator/>
      </w:r>
    </w:p>
  </w:endnote>
  <w:endnote w:type="continuationSeparator" w:id="0">
    <w:p w14:paraId="3C268FAB" w14:textId="77777777" w:rsidR="006C7414" w:rsidRDefault="006C7414" w:rsidP="00640081">
      <w:pPr>
        <w:spacing w:after="0" w:line="240" w:lineRule="auto"/>
      </w:pPr>
      <w:r>
        <w:continuationSeparator/>
      </w:r>
    </w:p>
  </w:endnote>
  <w:endnote w:type="continuationNotice" w:id="1">
    <w:p w14:paraId="0D7FD322" w14:textId="77777777" w:rsidR="006C7414" w:rsidRDefault="006C741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B04D1" w14:textId="72E2686A" w:rsidR="005F247A" w:rsidRDefault="005F247A">
    <w:pPr>
      <w:pStyle w:val="Footer"/>
    </w:pPr>
    <w:r>
      <w:rPr>
        <w:noProof/>
      </w:rPr>
      <w:drawing>
        <wp:anchor distT="0" distB="0" distL="114300" distR="114300" simplePos="0" relativeHeight="251658241" behindDoc="1" locked="0" layoutInCell="1" allowOverlap="1" wp14:anchorId="65FE4D02" wp14:editId="33E4AE28">
          <wp:simplePos x="0" y="0"/>
          <wp:positionH relativeFrom="page">
            <wp:posOffset>-33020</wp:posOffset>
          </wp:positionH>
          <wp:positionV relativeFrom="paragraph">
            <wp:posOffset>-731710</wp:posOffset>
          </wp:positionV>
          <wp:extent cx="7824470" cy="901700"/>
          <wp:effectExtent l="0" t="0" r="508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8855"/>
                  <a:stretch/>
                </pic:blipFill>
                <pic:spPr bwMode="auto">
                  <a:xfrm>
                    <a:off x="0" y="0"/>
                    <a:ext cx="7824470" cy="9017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3E6FA" w14:textId="77777777" w:rsidR="006C7414" w:rsidRDefault="006C7414" w:rsidP="00640081">
      <w:pPr>
        <w:spacing w:after="0" w:line="240" w:lineRule="auto"/>
      </w:pPr>
      <w:r>
        <w:separator/>
      </w:r>
    </w:p>
  </w:footnote>
  <w:footnote w:type="continuationSeparator" w:id="0">
    <w:p w14:paraId="06D850E0" w14:textId="77777777" w:rsidR="006C7414" w:rsidRDefault="006C7414" w:rsidP="00640081">
      <w:pPr>
        <w:spacing w:after="0" w:line="240" w:lineRule="auto"/>
      </w:pPr>
      <w:r>
        <w:continuationSeparator/>
      </w:r>
    </w:p>
  </w:footnote>
  <w:footnote w:type="continuationNotice" w:id="1">
    <w:p w14:paraId="19F59826" w14:textId="77777777" w:rsidR="006C7414" w:rsidRDefault="006C741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B890D" w14:textId="60673829" w:rsidR="005F247A" w:rsidRDefault="005F247A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436A675" wp14:editId="4C182A8A">
          <wp:simplePos x="0" y="0"/>
          <wp:positionH relativeFrom="page">
            <wp:posOffset>-82550</wp:posOffset>
          </wp:positionH>
          <wp:positionV relativeFrom="paragraph">
            <wp:posOffset>-445770</wp:posOffset>
          </wp:positionV>
          <wp:extent cx="7896860" cy="902335"/>
          <wp:effectExtent l="0" t="0" r="8890" b="0"/>
          <wp:wrapSquare wrapText="bothSides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8855"/>
                  <a:stretch/>
                </pic:blipFill>
                <pic:spPr bwMode="auto">
                  <a:xfrm rot="10800000">
                    <a:off x="0" y="0"/>
                    <a:ext cx="7896860" cy="90233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74F74"/>
    <w:multiLevelType w:val="hybridMultilevel"/>
    <w:tmpl w:val="461893A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0D2409"/>
    <w:multiLevelType w:val="hybridMultilevel"/>
    <w:tmpl w:val="C38C7C70"/>
    <w:lvl w:ilvl="0" w:tplc="7FE62D72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439600E6"/>
    <w:multiLevelType w:val="hybridMultilevel"/>
    <w:tmpl w:val="ECAC2B84"/>
    <w:lvl w:ilvl="0" w:tplc="38090017">
      <w:start w:val="1"/>
      <w:numFmt w:val="lowerLetter"/>
      <w:lvlText w:val="%1)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4C0D49BE"/>
    <w:multiLevelType w:val="hybridMultilevel"/>
    <w:tmpl w:val="5524DBB2"/>
    <w:lvl w:ilvl="0" w:tplc="B8A071B6">
      <w:start w:val="1"/>
      <w:numFmt w:val="decimal"/>
      <w:lvlText w:val="%1."/>
      <w:lvlJc w:val="left"/>
      <w:pPr>
        <w:ind w:left="1080" w:hanging="720"/>
      </w:pPr>
      <w:rPr>
        <w:rFonts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FE4C30"/>
    <w:multiLevelType w:val="hybridMultilevel"/>
    <w:tmpl w:val="4B9622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B2751F"/>
    <w:multiLevelType w:val="hybridMultilevel"/>
    <w:tmpl w:val="C2EEAE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8A79ED"/>
    <w:multiLevelType w:val="hybridMultilevel"/>
    <w:tmpl w:val="6700CC16"/>
    <w:lvl w:ilvl="0" w:tplc="9E3288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1353059">
    <w:abstractNumId w:val="5"/>
  </w:num>
  <w:num w:numId="2" w16cid:durableId="1840733892">
    <w:abstractNumId w:val="3"/>
  </w:num>
  <w:num w:numId="3" w16cid:durableId="1086531617">
    <w:abstractNumId w:val="4"/>
  </w:num>
  <w:num w:numId="4" w16cid:durableId="1612013207">
    <w:abstractNumId w:val="0"/>
  </w:num>
  <w:num w:numId="5" w16cid:durableId="714698874">
    <w:abstractNumId w:val="1"/>
  </w:num>
  <w:num w:numId="6" w16cid:durableId="53505623">
    <w:abstractNumId w:val="6"/>
  </w:num>
  <w:num w:numId="7" w16cid:durableId="20569980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AAA"/>
    <w:rsid w:val="000024C9"/>
    <w:rsid w:val="000328A3"/>
    <w:rsid w:val="00043926"/>
    <w:rsid w:val="000733D7"/>
    <w:rsid w:val="00076E98"/>
    <w:rsid w:val="000B2ABC"/>
    <w:rsid w:val="000E4C76"/>
    <w:rsid w:val="001028EA"/>
    <w:rsid w:val="00110214"/>
    <w:rsid w:val="00137E64"/>
    <w:rsid w:val="00146449"/>
    <w:rsid w:val="00151F13"/>
    <w:rsid w:val="0015798A"/>
    <w:rsid w:val="00157F90"/>
    <w:rsid w:val="00163475"/>
    <w:rsid w:val="00181C6E"/>
    <w:rsid w:val="00184393"/>
    <w:rsid w:val="001906FC"/>
    <w:rsid w:val="00192D5B"/>
    <w:rsid w:val="001A3E36"/>
    <w:rsid w:val="001A7C9C"/>
    <w:rsid w:val="001D1DC6"/>
    <w:rsid w:val="0022182F"/>
    <w:rsid w:val="00227644"/>
    <w:rsid w:val="00245FE0"/>
    <w:rsid w:val="002C653B"/>
    <w:rsid w:val="002D1F50"/>
    <w:rsid w:val="002E7C75"/>
    <w:rsid w:val="00306B36"/>
    <w:rsid w:val="0034211E"/>
    <w:rsid w:val="00374A71"/>
    <w:rsid w:val="00374B76"/>
    <w:rsid w:val="00381F84"/>
    <w:rsid w:val="00385E58"/>
    <w:rsid w:val="003A2491"/>
    <w:rsid w:val="003C4A28"/>
    <w:rsid w:val="003C77D3"/>
    <w:rsid w:val="003D2DAA"/>
    <w:rsid w:val="003E556F"/>
    <w:rsid w:val="004000BB"/>
    <w:rsid w:val="004356DE"/>
    <w:rsid w:val="00457C50"/>
    <w:rsid w:val="004700EC"/>
    <w:rsid w:val="00474CFF"/>
    <w:rsid w:val="004873C9"/>
    <w:rsid w:val="0049790B"/>
    <w:rsid w:val="004A1211"/>
    <w:rsid w:val="004A145B"/>
    <w:rsid w:val="004D0F71"/>
    <w:rsid w:val="004D1A6A"/>
    <w:rsid w:val="004E68CC"/>
    <w:rsid w:val="004F6AC8"/>
    <w:rsid w:val="005315AD"/>
    <w:rsid w:val="005444FD"/>
    <w:rsid w:val="00584D43"/>
    <w:rsid w:val="00592238"/>
    <w:rsid w:val="005A4EAE"/>
    <w:rsid w:val="005B3CD8"/>
    <w:rsid w:val="005C1373"/>
    <w:rsid w:val="005C28B3"/>
    <w:rsid w:val="005F247A"/>
    <w:rsid w:val="005F2914"/>
    <w:rsid w:val="00605A79"/>
    <w:rsid w:val="00625419"/>
    <w:rsid w:val="00636104"/>
    <w:rsid w:val="00640081"/>
    <w:rsid w:val="006603B1"/>
    <w:rsid w:val="00665CC8"/>
    <w:rsid w:val="00675F4F"/>
    <w:rsid w:val="0069022B"/>
    <w:rsid w:val="006A257D"/>
    <w:rsid w:val="006C6B1F"/>
    <w:rsid w:val="006C7414"/>
    <w:rsid w:val="006D3B3C"/>
    <w:rsid w:val="006E29A3"/>
    <w:rsid w:val="006E437A"/>
    <w:rsid w:val="006E4513"/>
    <w:rsid w:val="006F2155"/>
    <w:rsid w:val="00714752"/>
    <w:rsid w:val="0071660E"/>
    <w:rsid w:val="007239C1"/>
    <w:rsid w:val="007301EE"/>
    <w:rsid w:val="00740EA6"/>
    <w:rsid w:val="007510A0"/>
    <w:rsid w:val="00765EAC"/>
    <w:rsid w:val="007A3381"/>
    <w:rsid w:val="007A4C1C"/>
    <w:rsid w:val="007A5B33"/>
    <w:rsid w:val="007B64FF"/>
    <w:rsid w:val="007C39AA"/>
    <w:rsid w:val="0080499A"/>
    <w:rsid w:val="008053D1"/>
    <w:rsid w:val="00880DD8"/>
    <w:rsid w:val="008D4CAA"/>
    <w:rsid w:val="008D5D91"/>
    <w:rsid w:val="008F3A4B"/>
    <w:rsid w:val="009132B3"/>
    <w:rsid w:val="009625CF"/>
    <w:rsid w:val="009648CE"/>
    <w:rsid w:val="009857C6"/>
    <w:rsid w:val="009962E9"/>
    <w:rsid w:val="009C4945"/>
    <w:rsid w:val="009C6AE6"/>
    <w:rsid w:val="009E2E9F"/>
    <w:rsid w:val="00A20171"/>
    <w:rsid w:val="00A773A5"/>
    <w:rsid w:val="00A8068D"/>
    <w:rsid w:val="00A80A5A"/>
    <w:rsid w:val="00A81BBD"/>
    <w:rsid w:val="00A924B7"/>
    <w:rsid w:val="00AA16B1"/>
    <w:rsid w:val="00AA3FE0"/>
    <w:rsid w:val="00AE7F51"/>
    <w:rsid w:val="00AF5821"/>
    <w:rsid w:val="00B226DD"/>
    <w:rsid w:val="00B3067A"/>
    <w:rsid w:val="00B6733A"/>
    <w:rsid w:val="00B945CF"/>
    <w:rsid w:val="00BB7D1F"/>
    <w:rsid w:val="00BD0099"/>
    <w:rsid w:val="00BE3353"/>
    <w:rsid w:val="00BF4C9C"/>
    <w:rsid w:val="00C410E1"/>
    <w:rsid w:val="00C45311"/>
    <w:rsid w:val="00C60AAD"/>
    <w:rsid w:val="00C64739"/>
    <w:rsid w:val="00C745FB"/>
    <w:rsid w:val="00C812FA"/>
    <w:rsid w:val="00C95725"/>
    <w:rsid w:val="00CD0410"/>
    <w:rsid w:val="00CD4E11"/>
    <w:rsid w:val="00CF0683"/>
    <w:rsid w:val="00D2405D"/>
    <w:rsid w:val="00D30F1A"/>
    <w:rsid w:val="00D43DE3"/>
    <w:rsid w:val="00D5389C"/>
    <w:rsid w:val="00D76418"/>
    <w:rsid w:val="00D8195A"/>
    <w:rsid w:val="00D9239C"/>
    <w:rsid w:val="00DA3FB6"/>
    <w:rsid w:val="00DB28F4"/>
    <w:rsid w:val="00DC279C"/>
    <w:rsid w:val="00DE0C10"/>
    <w:rsid w:val="00E11717"/>
    <w:rsid w:val="00E31504"/>
    <w:rsid w:val="00E3435E"/>
    <w:rsid w:val="00E42EFB"/>
    <w:rsid w:val="00E43814"/>
    <w:rsid w:val="00E73AAA"/>
    <w:rsid w:val="00EB11D6"/>
    <w:rsid w:val="00EE514C"/>
    <w:rsid w:val="00F166AB"/>
    <w:rsid w:val="00F271E8"/>
    <w:rsid w:val="00F6529D"/>
    <w:rsid w:val="00F67E69"/>
    <w:rsid w:val="00FC5201"/>
    <w:rsid w:val="00FE0BD7"/>
    <w:rsid w:val="00FF1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A28A17"/>
  <w15:chartTrackingRefBased/>
  <w15:docId w15:val="{2484A111-9594-4657-9DDC-68306661A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00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008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400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0081"/>
  </w:style>
  <w:style w:type="paragraph" w:styleId="Footer">
    <w:name w:val="footer"/>
    <w:basedOn w:val="Normal"/>
    <w:link w:val="FooterChar"/>
    <w:uiPriority w:val="99"/>
    <w:unhideWhenUsed/>
    <w:rsid w:val="006400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0081"/>
  </w:style>
  <w:style w:type="table" w:styleId="TableGrid">
    <w:name w:val="Table Grid"/>
    <w:basedOn w:val="TableNormal"/>
    <w:uiPriority w:val="39"/>
    <w:rsid w:val="007301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C52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D"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305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34487C9681F7A42AFF1015CFCCF9C6B" ma:contentTypeVersion="10" ma:contentTypeDescription="Create a new document." ma:contentTypeScope="" ma:versionID="f5aaaf05efa6d262ba7668362dc39320">
  <xsd:schema xmlns:xsd="http://www.w3.org/2001/XMLSchema" xmlns:xs="http://www.w3.org/2001/XMLSchema" xmlns:p="http://schemas.microsoft.com/office/2006/metadata/properties" xmlns:ns2="08beb34c-fa6f-450e-8a8f-09b9d6a2abac" xmlns:ns3="6747322a-7da4-4c43-883a-fc46a15fc5d7" targetNamespace="http://schemas.microsoft.com/office/2006/metadata/properties" ma:root="true" ma:fieldsID="67d5257ff1407b4926dcf4dfcce7fbc1" ns2:_="" ns3:_="">
    <xsd:import namespace="08beb34c-fa6f-450e-8a8f-09b9d6a2abac"/>
    <xsd:import namespace="6747322a-7da4-4c43-883a-fc46a15fc5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beb34c-fa6f-450e-8a8f-09b9d6a2ab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f56862a-dcd1-4b6f-9e2f-9dc08df1de3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47322a-7da4-4c43-883a-fc46a15fc5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edc0089-12f4-475d-b562-966fb1a853a4}" ma:internalName="TaxCatchAll" ma:showField="CatchAllData" ma:web="6747322a-7da4-4c43-883a-fc46a15fc5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8beb34c-fa6f-450e-8a8f-09b9d6a2abac">
      <Terms xmlns="http://schemas.microsoft.com/office/infopath/2007/PartnerControls"/>
    </lcf76f155ced4ddcb4097134ff3c332f>
    <TaxCatchAll xmlns="6747322a-7da4-4c43-883a-fc46a15fc5d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52B1ED8-A828-46BB-84F1-492B53FA50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beb34c-fa6f-450e-8a8f-09b9d6a2abac"/>
    <ds:schemaRef ds:uri="6747322a-7da4-4c43-883a-fc46a15fc5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44C49D1-F887-4058-A006-4756E66AF07D}">
  <ds:schemaRefs>
    <ds:schemaRef ds:uri="http://schemas.microsoft.com/office/2006/metadata/properties"/>
    <ds:schemaRef ds:uri="http://schemas.microsoft.com/office/infopath/2007/PartnerControls"/>
    <ds:schemaRef ds:uri="08beb34c-fa6f-450e-8a8f-09b9d6a2abac"/>
    <ds:schemaRef ds:uri="6747322a-7da4-4c43-883a-fc46a15fc5d7"/>
  </ds:schemaRefs>
</ds:datastoreItem>
</file>

<file path=customXml/itemProps3.xml><?xml version="1.0" encoding="utf-8"?>
<ds:datastoreItem xmlns:ds="http://schemas.openxmlformats.org/officeDocument/2006/customXml" ds:itemID="{22581589-D0DD-452A-8F1C-EFE3705AED8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10</Pages>
  <Words>1218</Words>
  <Characters>6947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Rivaldi Lubis</dc:creator>
  <cp:keywords/>
  <dc:description/>
  <cp:lastModifiedBy>Willsen Grandy Kurniawan</cp:lastModifiedBy>
  <cp:revision>56</cp:revision>
  <dcterms:created xsi:type="dcterms:W3CDTF">2026-03-09T07:35:00Z</dcterms:created>
  <dcterms:modified xsi:type="dcterms:W3CDTF">2026-03-12T17:12:00Z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0x010100134487C9681F7A42AFF1015CFCCF9C6B</vt:lpwstr>
  </property>
</Properties>
</file>